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1BD60" w14:textId="77777777" w:rsidR="002F139A" w:rsidRPr="0066748D" w:rsidRDefault="002F139A" w:rsidP="002F139A">
      <w:pPr>
        <w:spacing w:after="0" w:line="360" w:lineRule="auto"/>
        <w:rPr>
          <w:rFonts w:ascii="Arial" w:hAnsi="Arial" w:cs="Arial"/>
          <w:sz w:val="24"/>
          <w:szCs w:val="24"/>
        </w:rPr>
      </w:pPr>
      <w:bookmarkStart w:id="0" w:name="_Hlk144872277"/>
      <w:bookmarkStart w:id="1" w:name="_Hlk144871559"/>
    </w:p>
    <w:p w14:paraId="333B01E3" w14:textId="6B933568" w:rsidR="00AF3A04" w:rsidRDefault="00131D22" w:rsidP="002F139A">
      <w:pPr>
        <w:jc w:val="center"/>
        <w:rPr>
          <w:rFonts w:ascii="Arial" w:hAnsi="Arial" w:cs="Arial"/>
          <w:b/>
          <w:sz w:val="28"/>
          <w:szCs w:val="28"/>
        </w:rPr>
      </w:pPr>
      <w:r>
        <w:rPr>
          <w:rFonts w:ascii="Arial" w:hAnsi="Arial" w:cs="Arial"/>
          <w:b/>
          <w:sz w:val="28"/>
          <w:szCs w:val="28"/>
        </w:rPr>
        <w:t>Workbook on m</w:t>
      </w:r>
      <w:r w:rsidR="002F139A" w:rsidRPr="00385257">
        <w:rPr>
          <w:rFonts w:ascii="Arial" w:hAnsi="Arial" w:cs="Arial"/>
          <w:b/>
          <w:sz w:val="28"/>
          <w:szCs w:val="28"/>
        </w:rPr>
        <w:t>ulti-part tutorial question</w:t>
      </w:r>
      <w:r w:rsidR="00296FCF">
        <w:rPr>
          <w:rFonts w:ascii="Arial" w:hAnsi="Arial" w:cs="Arial"/>
          <w:b/>
          <w:sz w:val="28"/>
          <w:szCs w:val="28"/>
        </w:rPr>
        <w:t>s</w:t>
      </w:r>
    </w:p>
    <w:p w14:paraId="64A661DE" w14:textId="77777777" w:rsidR="00AF3A04" w:rsidRDefault="00AF3A04" w:rsidP="002F139A">
      <w:pPr>
        <w:jc w:val="center"/>
        <w:rPr>
          <w:rFonts w:ascii="Arial" w:hAnsi="Arial" w:cs="Arial"/>
          <w:b/>
          <w:sz w:val="28"/>
          <w:szCs w:val="28"/>
        </w:rPr>
      </w:pPr>
    </w:p>
    <w:p w14:paraId="5A79706E" w14:textId="358AEA56" w:rsidR="00AF3A04" w:rsidRPr="00342461" w:rsidRDefault="00AF3A04" w:rsidP="00342461">
      <w:pPr>
        <w:jc w:val="center"/>
        <w:rPr>
          <w:rFonts w:ascii="Arial" w:hAnsi="Arial" w:cs="Arial"/>
          <w:b/>
          <w:sz w:val="24"/>
          <w:szCs w:val="24"/>
        </w:rPr>
      </w:pPr>
      <w:r w:rsidRPr="00342461">
        <w:rPr>
          <w:rFonts w:ascii="Arial" w:hAnsi="Arial" w:cs="Arial"/>
          <w:b/>
          <w:sz w:val="24"/>
          <w:szCs w:val="24"/>
          <w:highlight w:val="yellow"/>
        </w:rPr>
        <w:t xml:space="preserve">You </w:t>
      </w:r>
      <w:r w:rsidRPr="00342461">
        <w:rPr>
          <w:rFonts w:ascii="Arial" w:hAnsi="Arial" w:cs="Arial"/>
          <w:b/>
          <w:bCs/>
          <w:sz w:val="24"/>
          <w:szCs w:val="24"/>
          <w:highlight w:val="yellow"/>
        </w:rPr>
        <w:t>must</w:t>
      </w:r>
      <w:r w:rsidRPr="00342461">
        <w:rPr>
          <w:rFonts w:ascii="Arial" w:hAnsi="Arial" w:cs="Arial"/>
          <w:b/>
          <w:sz w:val="24"/>
          <w:szCs w:val="24"/>
          <w:highlight w:val="yellow"/>
        </w:rPr>
        <w:t xml:space="preserve"> read the full assessment brief first. Th</w:t>
      </w:r>
      <w:r w:rsidR="00977CE9">
        <w:rPr>
          <w:rFonts w:ascii="Arial" w:hAnsi="Arial" w:cs="Arial"/>
          <w:b/>
          <w:sz w:val="24"/>
          <w:szCs w:val="24"/>
          <w:highlight w:val="yellow"/>
        </w:rPr>
        <w:t>e following</w:t>
      </w:r>
      <w:r w:rsidRPr="00342461">
        <w:rPr>
          <w:rFonts w:ascii="Arial" w:hAnsi="Arial" w:cs="Arial"/>
          <w:b/>
          <w:sz w:val="24"/>
          <w:szCs w:val="24"/>
          <w:highlight w:val="yellow"/>
        </w:rPr>
        <w:t xml:space="preserve"> </w:t>
      </w:r>
      <w:r w:rsidR="00010C10">
        <w:rPr>
          <w:rFonts w:ascii="Arial" w:hAnsi="Arial" w:cs="Arial"/>
          <w:b/>
          <w:sz w:val="24"/>
          <w:szCs w:val="24"/>
          <w:highlight w:val="yellow"/>
        </w:rPr>
        <w:t>information</w:t>
      </w:r>
      <w:r w:rsidRPr="00342461">
        <w:rPr>
          <w:rFonts w:ascii="Arial" w:hAnsi="Arial" w:cs="Arial"/>
          <w:b/>
          <w:sz w:val="24"/>
          <w:szCs w:val="24"/>
          <w:highlight w:val="yellow"/>
        </w:rPr>
        <w:t xml:space="preserve"> is only a reminder of the most important requirements and does </w:t>
      </w:r>
      <w:r w:rsidRPr="00342461">
        <w:rPr>
          <w:rFonts w:ascii="Arial" w:hAnsi="Arial" w:cs="Arial"/>
          <w:b/>
          <w:bCs/>
          <w:sz w:val="24"/>
          <w:szCs w:val="24"/>
          <w:highlight w:val="yellow"/>
        </w:rPr>
        <w:t>not</w:t>
      </w:r>
      <w:r w:rsidRPr="00342461">
        <w:rPr>
          <w:rFonts w:ascii="Arial" w:hAnsi="Arial" w:cs="Arial"/>
          <w:b/>
          <w:sz w:val="24"/>
          <w:szCs w:val="24"/>
          <w:highlight w:val="yellow"/>
        </w:rPr>
        <w:t xml:space="preserve"> replace the brief.</w:t>
      </w:r>
    </w:p>
    <w:p w14:paraId="7FDB0605" w14:textId="617BC624" w:rsidR="00AF3A04" w:rsidRPr="00342461" w:rsidRDefault="00AF3A04" w:rsidP="00AF3A04">
      <w:pPr>
        <w:rPr>
          <w:rFonts w:ascii="Arial" w:hAnsi="Arial" w:cs="Arial"/>
          <w:b/>
          <w:sz w:val="24"/>
          <w:szCs w:val="24"/>
        </w:rPr>
      </w:pPr>
    </w:p>
    <w:p w14:paraId="1082FAC2" w14:textId="77777777" w:rsidR="00AF3A04" w:rsidRPr="0082780D" w:rsidRDefault="00AF3A04" w:rsidP="0082780D">
      <w:pPr>
        <w:pStyle w:val="ListParagraph"/>
        <w:numPr>
          <w:ilvl w:val="0"/>
          <w:numId w:val="54"/>
        </w:numPr>
        <w:ind w:left="357" w:hanging="357"/>
        <w:rPr>
          <w:rFonts w:ascii="Arial" w:hAnsi="Arial" w:cs="Arial"/>
          <w:b/>
          <w:bCs/>
          <w:sz w:val="24"/>
          <w:szCs w:val="24"/>
        </w:rPr>
      </w:pPr>
      <w:r w:rsidRPr="0082780D">
        <w:rPr>
          <w:rFonts w:ascii="Arial" w:hAnsi="Arial" w:cs="Arial"/>
          <w:b/>
          <w:bCs/>
          <w:sz w:val="24"/>
          <w:szCs w:val="24"/>
        </w:rPr>
        <w:t>Location of the Questions</w:t>
      </w:r>
    </w:p>
    <w:p w14:paraId="0BDAB195" w14:textId="77777777" w:rsidR="00AF3A04" w:rsidRPr="00342461" w:rsidRDefault="00AF3A04" w:rsidP="00AF3A04">
      <w:pPr>
        <w:numPr>
          <w:ilvl w:val="0"/>
          <w:numId w:val="43"/>
        </w:numPr>
        <w:rPr>
          <w:rFonts w:ascii="Arial" w:hAnsi="Arial" w:cs="Arial"/>
          <w:b/>
          <w:sz w:val="24"/>
          <w:szCs w:val="24"/>
        </w:rPr>
      </w:pPr>
      <w:r w:rsidRPr="00342461">
        <w:rPr>
          <w:rFonts w:ascii="Arial" w:hAnsi="Arial" w:cs="Arial"/>
          <w:b/>
          <w:sz w:val="24"/>
          <w:szCs w:val="24"/>
        </w:rPr>
        <w:t xml:space="preserve">The assessment questions are </w:t>
      </w:r>
      <w:r w:rsidRPr="00342461">
        <w:rPr>
          <w:rFonts w:ascii="Arial" w:hAnsi="Arial" w:cs="Arial"/>
          <w:b/>
          <w:bCs/>
          <w:sz w:val="24"/>
          <w:szCs w:val="24"/>
        </w:rPr>
        <w:t>only</w:t>
      </w:r>
      <w:r w:rsidRPr="00342461">
        <w:rPr>
          <w:rFonts w:ascii="Arial" w:hAnsi="Arial" w:cs="Arial"/>
          <w:b/>
          <w:sz w:val="24"/>
          <w:szCs w:val="24"/>
        </w:rPr>
        <w:t xml:space="preserve"> available in:</w:t>
      </w:r>
    </w:p>
    <w:p w14:paraId="5FDB5115" w14:textId="77777777" w:rsidR="00AF3A04" w:rsidRPr="00342461" w:rsidRDefault="00AF3A04" w:rsidP="00AF3A04">
      <w:pPr>
        <w:numPr>
          <w:ilvl w:val="1"/>
          <w:numId w:val="43"/>
        </w:numPr>
        <w:rPr>
          <w:rFonts w:ascii="Arial" w:hAnsi="Arial" w:cs="Arial"/>
          <w:b/>
          <w:sz w:val="24"/>
          <w:szCs w:val="24"/>
        </w:rPr>
      </w:pPr>
      <w:r w:rsidRPr="00342461">
        <w:rPr>
          <w:rFonts w:ascii="Arial" w:hAnsi="Arial" w:cs="Arial"/>
          <w:b/>
          <w:sz w:val="24"/>
          <w:szCs w:val="24"/>
        </w:rPr>
        <w:t xml:space="preserve">The </w:t>
      </w:r>
      <w:r w:rsidRPr="00342461">
        <w:rPr>
          <w:rFonts w:ascii="Arial" w:hAnsi="Arial" w:cs="Arial"/>
          <w:b/>
          <w:bCs/>
          <w:sz w:val="24"/>
          <w:szCs w:val="24"/>
        </w:rPr>
        <w:t>live tutorial</w:t>
      </w:r>
      <w:r w:rsidRPr="00342461">
        <w:rPr>
          <w:rFonts w:ascii="Arial" w:hAnsi="Arial" w:cs="Arial"/>
          <w:b/>
          <w:sz w:val="24"/>
          <w:szCs w:val="24"/>
        </w:rPr>
        <w:t>, and</w:t>
      </w:r>
    </w:p>
    <w:p w14:paraId="7BC2760E" w14:textId="4D60BE39" w:rsidR="00AF3A04" w:rsidRPr="00342461" w:rsidRDefault="00AF3A04" w:rsidP="00AF3A04">
      <w:pPr>
        <w:numPr>
          <w:ilvl w:val="1"/>
          <w:numId w:val="43"/>
        </w:numPr>
        <w:rPr>
          <w:rFonts w:ascii="Arial" w:hAnsi="Arial" w:cs="Arial"/>
          <w:b/>
          <w:sz w:val="24"/>
          <w:szCs w:val="24"/>
        </w:rPr>
      </w:pPr>
      <w:r w:rsidRPr="00342461">
        <w:rPr>
          <w:rFonts w:ascii="Arial" w:hAnsi="Arial" w:cs="Arial"/>
          <w:b/>
          <w:sz w:val="24"/>
          <w:szCs w:val="24"/>
        </w:rPr>
        <w:t xml:space="preserve">The </w:t>
      </w:r>
      <w:r w:rsidRPr="00342461">
        <w:rPr>
          <w:rFonts w:ascii="Arial" w:hAnsi="Arial" w:cs="Arial"/>
          <w:b/>
          <w:bCs/>
          <w:sz w:val="24"/>
          <w:szCs w:val="24"/>
        </w:rPr>
        <w:t>video tutorial series on Blackboard</w:t>
      </w:r>
      <w:r w:rsidRPr="00342461">
        <w:rPr>
          <w:rFonts w:ascii="Arial" w:hAnsi="Arial" w:cs="Arial"/>
          <w:b/>
          <w:sz w:val="24"/>
          <w:szCs w:val="24"/>
        </w:rPr>
        <w:t>.</w:t>
      </w:r>
    </w:p>
    <w:p w14:paraId="6E37F8B6" w14:textId="77777777" w:rsidR="00AF3A04" w:rsidRPr="00342461" w:rsidRDefault="00AF3A04" w:rsidP="00AF3A04">
      <w:pPr>
        <w:numPr>
          <w:ilvl w:val="0"/>
          <w:numId w:val="43"/>
        </w:numPr>
        <w:rPr>
          <w:rFonts w:ascii="Arial" w:hAnsi="Arial" w:cs="Arial"/>
          <w:b/>
          <w:sz w:val="24"/>
          <w:szCs w:val="24"/>
        </w:rPr>
      </w:pPr>
      <w:r w:rsidRPr="00342461">
        <w:rPr>
          <w:rFonts w:ascii="Arial" w:hAnsi="Arial" w:cs="Arial"/>
          <w:b/>
          <w:sz w:val="24"/>
          <w:szCs w:val="24"/>
        </w:rPr>
        <w:t xml:space="preserve">The questions are </w:t>
      </w:r>
      <w:r w:rsidRPr="00342461">
        <w:rPr>
          <w:rFonts w:ascii="Arial" w:hAnsi="Arial" w:cs="Arial"/>
          <w:b/>
          <w:bCs/>
          <w:sz w:val="24"/>
          <w:szCs w:val="24"/>
        </w:rPr>
        <w:t>not posted anywhere else</w:t>
      </w:r>
      <w:r w:rsidRPr="00342461">
        <w:rPr>
          <w:rFonts w:ascii="Arial" w:hAnsi="Arial" w:cs="Arial"/>
          <w:b/>
          <w:sz w:val="24"/>
          <w:szCs w:val="24"/>
        </w:rPr>
        <w:t>.</w:t>
      </w:r>
    </w:p>
    <w:p w14:paraId="744D413F" w14:textId="77777777" w:rsidR="00AF3A04" w:rsidRPr="00342461" w:rsidRDefault="00AF3A04" w:rsidP="00AF3A04">
      <w:pPr>
        <w:numPr>
          <w:ilvl w:val="0"/>
          <w:numId w:val="43"/>
        </w:numPr>
        <w:rPr>
          <w:rFonts w:ascii="Arial" w:hAnsi="Arial" w:cs="Arial"/>
          <w:b/>
          <w:sz w:val="24"/>
          <w:szCs w:val="24"/>
        </w:rPr>
      </w:pPr>
      <w:r w:rsidRPr="00342461">
        <w:rPr>
          <w:rFonts w:ascii="Arial" w:hAnsi="Arial" w:cs="Arial"/>
          <w:b/>
          <w:sz w:val="24"/>
          <w:szCs w:val="24"/>
        </w:rPr>
        <w:t xml:space="preserve">The questions are </w:t>
      </w:r>
      <w:r w:rsidRPr="00342461">
        <w:rPr>
          <w:rFonts w:ascii="Arial" w:hAnsi="Arial" w:cs="Arial"/>
          <w:b/>
          <w:bCs/>
          <w:sz w:val="24"/>
          <w:szCs w:val="24"/>
        </w:rPr>
        <w:t>not available until the tutorial has been delivered</w:t>
      </w:r>
      <w:r w:rsidRPr="00342461">
        <w:rPr>
          <w:rFonts w:ascii="Arial" w:hAnsi="Arial" w:cs="Arial"/>
          <w:b/>
          <w:sz w:val="24"/>
          <w:szCs w:val="24"/>
        </w:rPr>
        <w:t>.</w:t>
      </w:r>
    </w:p>
    <w:p w14:paraId="52CCF3B7" w14:textId="646D305D" w:rsidR="00AF3A04" w:rsidRPr="00342461" w:rsidRDefault="00AF3A04" w:rsidP="00AF3A04">
      <w:pPr>
        <w:rPr>
          <w:rFonts w:ascii="Arial" w:hAnsi="Arial" w:cs="Arial"/>
          <w:b/>
          <w:sz w:val="24"/>
          <w:szCs w:val="24"/>
        </w:rPr>
      </w:pPr>
    </w:p>
    <w:p w14:paraId="1BAE87A1" w14:textId="54356D8D" w:rsidR="00AF3A04" w:rsidRPr="0082780D" w:rsidRDefault="00AF3A04" w:rsidP="0082780D">
      <w:pPr>
        <w:pStyle w:val="ListParagraph"/>
        <w:numPr>
          <w:ilvl w:val="0"/>
          <w:numId w:val="54"/>
        </w:numPr>
        <w:ind w:left="357" w:hanging="357"/>
        <w:rPr>
          <w:rFonts w:ascii="Arial" w:hAnsi="Arial" w:cs="Arial"/>
          <w:b/>
          <w:bCs/>
          <w:sz w:val="24"/>
          <w:szCs w:val="24"/>
        </w:rPr>
      </w:pPr>
      <w:r w:rsidRPr="0082780D">
        <w:rPr>
          <w:rFonts w:ascii="Arial" w:hAnsi="Arial" w:cs="Arial"/>
          <w:b/>
          <w:bCs/>
          <w:sz w:val="24"/>
          <w:szCs w:val="24"/>
        </w:rPr>
        <w:t xml:space="preserve">Which Questions </w:t>
      </w:r>
      <w:r w:rsidR="00C61B32">
        <w:rPr>
          <w:rFonts w:ascii="Arial" w:hAnsi="Arial" w:cs="Arial"/>
          <w:b/>
          <w:bCs/>
          <w:sz w:val="24"/>
          <w:szCs w:val="24"/>
        </w:rPr>
        <w:t>Must be Answered</w:t>
      </w:r>
    </w:p>
    <w:p w14:paraId="1195DE4B" w14:textId="77777777" w:rsidR="00AF3A04" w:rsidRPr="00342461" w:rsidRDefault="00AF3A04" w:rsidP="00AF3A04">
      <w:pPr>
        <w:numPr>
          <w:ilvl w:val="0"/>
          <w:numId w:val="44"/>
        </w:numPr>
        <w:rPr>
          <w:rFonts w:ascii="Arial" w:hAnsi="Arial" w:cs="Arial"/>
          <w:b/>
          <w:sz w:val="24"/>
          <w:szCs w:val="24"/>
        </w:rPr>
      </w:pPr>
      <w:r w:rsidRPr="00342461">
        <w:rPr>
          <w:rFonts w:ascii="Arial" w:hAnsi="Arial" w:cs="Arial"/>
          <w:b/>
          <w:sz w:val="24"/>
          <w:szCs w:val="24"/>
        </w:rPr>
        <w:t xml:space="preserve">You </w:t>
      </w:r>
      <w:r w:rsidRPr="00342461">
        <w:rPr>
          <w:rFonts w:ascii="Arial" w:hAnsi="Arial" w:cs="Arial"/>
          <w:b/>
          <w:bCs/>
          <w:sz w:val="24"/>
          <w:szCs w:val="24"/>
        </w:rPr>
        <w:t>must</w:t>
      </w:r>
      <w:r w:rsidRPr="00342461">
        <w:rPr>
          <w:rFonts w:ascii="Arial" w:hAnsi="Arial" w:cs="Arial"/>
          <w:b/>
          <w:sz w:val="24"/>
          <w:szCs w:val="24"/>
        </w:rPr>
        <w:t xml:space="preserve"> answer </w:t>
      </w:r>
      <w:r w:rsidRPr="00342461">
        <w:rPr>
          <w:rFonts w:ascii="Arial" w:hAnsi="Arial" w:cs="Arial"/>
          <w:b/>
          <w:bCs/>
          <w:sz w:val="24"/>
          <w:szCs w:val="24"/>
        </w:rPr>
        <w:t>Multi-part Tutorial Question B</w:t>
      </w:r>
      <w:r w:rsidRPr="00342461">
        <w:rPr>
          <w:rFonts w:ascii="Arial" w:hAnsi="Arial" w:cs="Arial"/>
          <w:b/>
          <w:sz w:val="24"/>
          <w:szCs w:val="24"/>
        </w:rPr>
        <w:t>.</w:t>
      </w:r>
    </w:p>
    <w:p w14:paraId="3D7D9C91" w14:textId="77777777" w:rsidR="00AF3A04" w:rsidRPr="00342461" w:rsidRDefault="00AF3A04" w:rsidP="00AF3A04">
      <w:pPr>
        <w:numPr>
          <w:ilvl w:val="0"/>
          <w:numId w:val="44"/>
        </w:numPr>
        <w:rPr>
          <w:rFonts w:ascii="Arial" w:hAnsi="Arial" w:cs="Arial"/>
          <w:b/>
          <w:sz w:val="24"/>
          <w:szCs w:val="24"/>
        </w:rPr>
      </w:pPr>
      <w:r w:rsidRPr="00342461">
        <w:rPr>
          <w:rFonts w:ascii="Arial" w:hAnsi="Arial" w:cs="Arial"/>
          <w:b/>
          <w:sz w:val="24"/>
          <w:szCs w:val="24"/>
        </w:rPr>
        <w:t xml:space="preserve">You must also choose </w:t>
      </w:r>
      <w:r w:rsidRPr="00342461">
        <w:rPr>
          <w:rFonts w:ascii="Arial" w:hAnsi="Arial" w:cs="Arial"/>
          <w:b/>
          <w:bCs/>
          <w:sz w:val="24"/>
          <w:szCs w:val="24"/>
        </w:rPr>
        <w:t>one</w:t>
      </w:r>
      <w:r w:rsidRPr="00342461">
        <w:rPr>
          <w:rFonts w:ascii="Arial" w:hAnsi="Arial" w:cs="Arial"/>
          <w:b/>
          <w:sz w:val="24"/>
          <w:szCs w:val="24"/>
        </w:rPr>
        <w:t xml:space="preserve"> of the remaining two questions:</w:t>
      </w:r>
    </w:p>
    <w:p w14:paraId="16EC3ECB" w14:textId="77777777" w:rsidR="00AF3A04" w:rsidRPr="00342461" w:rsidRDefault="00AF3A04" w:rsidP="00AF3A04">
      <w:pPr>
        <w:numPr>
          <w:ilvl w:val="1"/>
          <w:numId w:val="44"/>
        </w:numPr>
        <w:rPr>
          <w:rFonts w:ascii="Arial" w:hAnsi="Arial" w:cs="Arial"/>
          <w:b/>
          <w:sz w:val="24"/>
          <w:szCs w:val="24"/>
        </w:rPr>
      </w:pPr>
      <w:r w:rsidRPr="00342461">
        <w:rPr>
          <w:rFonts w:ascii="Arial" w:hAnsi="Arial" w:cs="Arial"/>
          <w:b/>
          <w:bCs/>
          <w:sz w:val="24"/>
          <w:szCs w:val="24"/>
        </w:rPr>
        <w:t>Question A</w:t>
      </w:r>
      <w:r w:rsidRPr="00342461">
        <w:rPr>
          <w:rFonts w:ascii="Arial" w:hAnsi="Arial" w:cs="Arial"/>
          <w:b/>
          <w:sz w:val="24"/>
          <w:szCs w:val="24"/>
        </w:rPr>
        <w:t xml:space="preserve"> </w:t>
      </w:r>
      <w:r w:rsidRPr="00342461">
        <w:rPr>
          <w:rFonts w:ascii="Arial" w:hAnsi="Arial" w:cs="Arial"/>
          <w:b/>
          <w:i/>
          <w:iCs/>
          <w:sz w:val="24"/>
          <w:szCs w:val="24"/>
        </w:rPr>
        <w:t>or</w:t>
      </w:r>
      <w:r w:rsidRPr="00342461">
        <w:rPr>
          <w:rFonts w:ascii="Arial" w:hAnsi="Arial" w:cs="Arial"/>
          <w:b/>
          <w:sz w:val="24"/>
          <w:szCs w:val="24"/>
        </w:rPr>
        <w:t xml:space="preserve"> </w:t>
      </w:r>
      <w:r w:rsidRPr="00342461">
        <w:rPr>
          <w:rFonts w:ascii="Arial" w:hAnsi="Arial" w:cs="Arial"/>
          <w:b/>
          <w:bCs/>
          <w:sz w:val="24"/>
          <w:szCs w:val="24"/>
        </w:rPr>
        <w:t>Question C</w:t>
      </w:r>
      <w:r w:rsidRPr="00342461">
        <w:rPr>
          <w:rFonts w:ascii="Arial" w:hAnsi="Arial" w:cs="Arial"/>
          <w:b/>
          <w:sz w:val="24"/>
          <w:szCs w:val="24"/>
        </w:rPr>
        <w:t>.</w:t>
      </w:r>
    </w:p>
    <w:p w14:paraId="0031BC9B" w14:textId="0C45A01E" w:rsidR="00AF3A04" w:rsidRPr="00342461" w:rsidRDefault="00AF3A04" w:rsidP="00AF3A04">
      <w:pPr>
        <w:rPr>
          <w:rFonts w:ascii="Arial" w:hAnsi="Arial" w:cs="Arial"/>
          <w:b/>
          <w:sz w:val="24"/>
          <w:szCs w:val="24"/>
        </w:rPr>
      </w:pPr>
      <w:r w:rsidRPr="00342461">
        <w:rPr>
          <w:rFonts w:ascii="Arial" w:hAnsi="Arial" w:cs="Arial"/>
          <w:b/>
          <w:sz w:val="24"/>
          <w:szCs w:val="24"/>
        </w:rPr>
        <w:t xml:space="preserve">This means you will answer </w:t>
      </w:r>
      <w:r w:rsidRPr="00342461">
        <w:rPr>
          <w:rFonts w:ascii="Arial" w:hAnsi="Arial" w:cs="Arial"/>
          <w:b/>
          <w:bCs/>
          <w:sz w:val="24"/>
          <w:szCs w:val="24"/>
        </w:rPr>
        <w:t>two multi-part questions</w:t>
      </w:r>
      <w:r w:rsidRPr="00342461">
        <w:rPr>
          <w:rFonts w:ascii="Arial" w:hAnsi="Arial" w:cs="Arial"/>
          <w:b/>
          <w:sz w:val="24"/>
          <w:szCs w:val="24"/>
        </w:rPr>
        <w:t>:</w:t>
      </w:r>
    </w:p>
    <w:p w14:paraId="0F1D2508" w14:textId="77777777" w:rsidR="00AF3A04" w:rsidRPr="00342461" w:rsidRDefault="00AF3A04" w:rsidP="00AF3A04">
      <w:pPr>
        <w:numPr>
          <w:ilvl w:val="0"/>
          <w:numId w:val="45"/>
        </w:numPr>
        <w:rPr>
          <w:rFonts w:ascii="Arial" w:hAnsi="Arial" w:cs="Arial"/>
          <w:b/>
          <w:sz w:val="24"/>
          <w:szCs w:val="24"/>
        </w:rPr>
      </w:pPr>
      <w:r w:rsidRPr="00342461">
        <w:rPr>
          <w:rFonts w:ascii="Arial" w:hAnsi="Arial" w:cs="Arial"/>
          <w:b/>
          <w:bCs/>
          <w:sz w:val="24"/>
          <w:szCs w:val="24"/>
        </w:rPr>
        <w:t>A &amp; B</w:t>
      </w:r>
      <w:r w:rsidRPr="00342461">
        <w:rPr>
          <w:rFonts w:ascii="Arial" w:hAnsi="Arial" w:cs="Arial"/>
          <w:b/>
          <w:sz w:val="24"/>
          <w:szCs w:val="24"/>
        </w:rPr>
        <w:t xml:space="preserve">, </w:t>
      </w:r>
      <w:r w:rsidRPr="00342461">
        <w:rPr>
          <w:rFonts w:ascii="Arial" w:hAnsi="Arial" w:cs="Arial"/>
          <w:b/>
          <w:bCs/>
          <w:sz w:val="24"/>
          <w:szCs w:val="24"/>
        </w:rPr>
        <w:t>or</w:t>
      </w:r>
    </w:p>
    <w:p w14:paraId="6C226984" w14:textId="77777777" w:rsidR="00AF3A04" w:rsidRPr="00342461" w:rsidRDefault="00AF3A04" w:rsidP="00AF3A04">
      <w:pPr>
        <w:numPr>
          <w:ilvl w:val="0"/>
          <w:numId w:val="45"/>
        </w:numPr>
        <w:rPr>
          <w:rFonts w:ascii="Arial" w:hAnsi="Arial" w:cs="Arial"/>
          <w:b/>
          <w:sz w:val="24"/>
          <w:szCs w:val="24"/>
        </w:rPr>
      </w:pPr>
      <w:r w:rsidRPr="00342461">
        <w:rPr>
          <w:rFonts w:ascii="Arial" w:hAnsi="Arial" w:cs="Arial"/>
          <w:b/>
          <w:bCs/>
          <w:sz w:val="24"/>
          <w:szCs w:val="24"/>
        </w:rPr>
        <w:t>B &amp; C</w:t>
      </w:r>
    </w:p>
    <w:p w14:paraId="7F36CB57" w14:textId="77777777" w:rsidR="00AF3A04" w:rsidRPr="00342461" w:rsidRDefault="00AF3A04" w:rsidP="00AF3A04">
      <w:pPr>
        <w:rPr>
          <w:rFonts w:ascii="Arial" w:hAnsi="Arial" w:cs="Arial"/>
          <w:b/>
          <w:sz w:val="24"/>
          <w:szCs w:val="24"/>
        </w:rPr>
      </w:pPr>
      <w:r w:rsidRPr="00342461">
        <w:rPr>
          <w:rFonts w:ascii="Arial" w:hAnsi="Arial" w:cs="Arial"/>
          <w:b/>
          <w:sz w:val="24"/>
          <w:szCs w:val="24"/>
        </w:rPr>
        <w:t xml:space="preserve">For each multi-part question you choose, you must answer </w:t>
      </w:r>
      <w:r w:rsidRPr="00342461">
        <w:rPr>
          <w:rFonts w:ascii="Arial" w:hAnsi="Arial" w:cs="Arial"/>
          <w:b/>
          <w:bCs/>
          <w:sz w:val="24"/>
          <w:szCs w:val="24"/>
        </w:rPr>
        <w:t>every sub-question</w:t>
      </w:r>
      <w:r w:rsidRPr="00342461">
        <w:rPr>
          <w:rFonts w:ascii="Arial" w:hAnsi="Arial" w:cs="Arial"/>
          <w:b/>
          <w:sz w:val="24"/>
          <w:szCs w:val="24"/>
        </w:rPr>
        <w:t xml:space="preserve"> within it.</w:t>
      </w:r>
    </w:p>
    <w:p w14:paraId="7423CBA7" w14:textId="4BE53F18" w:rsidR="00AF3A04" w:rsidRPr="00342461" w:rsidRDefault="00AF3A04" w:rsidP="00AF3A04">
      <w:pPr>
        <w:rPr>
          <w:rFonts w:ascii="Arial" w:hAnsi="Arial" w:cs="Arial"/>
          <w:b/>
          <w:sz w:val="24"/>
          <w:szCs w:val="24"/>
        </w:rPr>
      </w:pPr>
    </w:p>
    <w:p w14:paraId="1C48BA09" w14:textId="77777777" w:rsidR="00AF3A04" w:rsidRPr="0082780D" w:rsidRDefault="00AF3A04" w:rsidP="0082780D">
      <w:pPr>
        <w:pStyle w:val="ListParagraph"/>
        <w:numPr>
          <w:ilvl w:val="0"/>
          <w:numId w:val="54"/>
        </w:numPr>
        <w:ind w:left="357" w:hanging="357"/>
        <w:rPr>
          <w:rFonts w:ascii="Arial" w:hAnsi="Arial" w:cs="Arial"/>
          <w:b/>
          <w:bCs/>
          <w:sz w:val="24"/>
          <w:szCs w:val="24"/>
        </w:rPr>
      </w:pPr>
      <w:r w:rsidRPr="0082780D">
        <w:rPr>
          <w:rFonts w:ascii="Arial" w:hAnsi="Arial" w:cs="Arial"/>
          <w:b/>
          <w:bCs/>
          <w:sz w:val="24"/>
          <w:szCs w:val="24"/>
        </w:rPr>
        <w:t>Word Limits</w:t>
      </w:r>
    </w:p>
    <w:p w14:paraId="2D15A232" w14:textId="3AD70E94" w:rsidR="00AF3A04" w:rsidRPr="00342461" w:rsidRDefault="00AF3A04" w:rsidP="00AF3A04">
      <w:pPr>
        <w:numPr>
          <w:ilvl w:val="0"/>
          <w:numId w:val="46"/>
        </w:numPr>
        <w:rPr>
          <w:rFonts w:ascii="Arial" w:hAnsi="Arial" w:cs="Arial"/>
          <w:b/>
          <w:sz w:val="24"/>
          <w:szCs w:val="24"/>
        </w:rPr>
      </w:pPr>
      <w:r w:rsidRPr="00342461">
        <w:rPr>
          <w:rFonts w:ascii="Arial" w:hAnsi="Arial" w:cs="Arial"/>
          <w:b/>
          <w:bCs/>
          <w:sz w:val="24"/>
          <w:szCs w:val="24"/>
        </w:rPr>
        <w:t>600 words total</w:t>
      </w:r>
      <w:r w:rsidRPr="00342461">
        <w:rPr>
          <w:rFonts w:ascii="Arial" w:hAnsi="Arial" w:cs="Arial"/>
          <w:b/>
          <w:sz w:val="24"/>
          <w:szCs w:val="24"/>
        </w:rPr>
        <w:t xml:space="preserve"> </w:t>
      </w:r>
      <w:r w:rsidR="008A23F7">
        <w:rPr>
          <w:rFonts w:ascii="Arial" w:hAnsi="Arial" w:cs="Arial"/>
          <w:b/>
          <w:sz w:val="24"/>
          <w:szCs w:val="24"/>
        </w:rPr>
        <w:t>inclusive of</w:t>
      </w:r>
      <w:r w:rsidRPr="00342461">
        <w:rPr>
          <w:rFonts w:ascii="Arial" w:hAnsi="Arial" w:cs="Arial"/>
          <w:b/>
          <w:sz w:val="24"/>
          <w:szCs w:val="24"/>
        </w:rPr>
        <w:t xml:space="preserve"> </w:t>
      </w:r>
      <w:r w:rsidRPr="00342461">
        <w:rPr>
          <w:rFonts w:ascii="Arial" w:hAnsi="Arial" w:cs="Arial"/>
          <w:b/>
          <w:bCs/>
          <w:sz w:val="24"/>
          <w:szCs w:val="24"/>
        </w:rPr>
        <w:t>all sub-questions in Question A</w:t>
      </w:r>
      <w:r w:rsidR="009B1F96">
        <w:rPr>
          <w:rFonts w:ascii="Arial" w:hAnsi="Arial" w:cs="Arial"/>
          <w:b/>
          <w:bCs/>
          <w:sz w:val="24"/>
          <w:szCs w:val="24"/>
        </w:rPr>
        <w:t xml:space="preserve"> </w:t>
      </w:r>
      <w:r w:rsidR="009B1F96" w:rsidRPr="00CE711E">
        <w:rPr>
          <w:rFonts w:ascii="Arial" w:hAnsi="Arial" w:cs="Arial"/>
          <w:b/>
          <w:bCs/>
          <w:i/>
          <w:iCs/>
          <w:sz w:val="24"/>
          <w:szCs w:val="24"/>
        </w:rPr>
        <w:t>or</w:t>
      </w:r>
      <w:r w:rsidR="009B1F96">
        <w:rPr>
          <w:rFonts w:ascii="Arial" w:hAnsi="Arial" w:cs="Arial"/>
          <w:b/>
          <w:bCs/>
          <w:sz w:val="24"/>
          <w:szCs w:val="24"/>
        </w:rPr>
        <w:t xml:space="preserve"> C</w:t>
      </w:r>
      <w:r w:rsidRPr="00342461">
        <w:rPr>
          <w:rFonts w:ascii="Arial" w:hAnsi="Arial" w:cs="Arial"/>
          <w:b/>
          <w:sz w:val="24"/>
          <w:szCs w:val="24"/>
        </w:rPr>
        <w:t xml:space="preserve">, </w:t>
      </w:r>
      <w:r w:rsidRPr="00170308">
        <w:rPr>
          <w:rFonts w:ascii="Arial" w:hAnsi="Arial" w:cs="Arial"/>
          <w:b/>
          <w:bCs/>
          <w:sz w:val="24"/>
          <w:szCs w:val="24"/>
          <w:u w:val="single"/>
        </w:rPr>
        <w:t>and</w:t>
      </w:r>
    </w:p>
    <w:p w14:paraId="31FC111C" w14:textId="6A39A391" w:rsidR="00AF3A04" w:rsidRDefault="00AF3A04" w:rsidP="00AF3A04">
      <w:pPr>
        <w:numPr>
          <w:ilvl w:val="0"/>
          <w:numId w:val="46"/>
        </w:numPr>
        <w:rPr>
          <w:rFonts w:ascii="Arial" w:hAnsi="Arial" w:cs="Arial"/>
          <w:b/>
          <w:sz w:val="24"/>
          <w:szCs w:val="24"/>
        </w:rPr>
      </w:pPr>
      <w:r w:rsidRPr="00342461">
        <w:rPr>
          <w:rFonts w:ascii="Arial" w:hAnsi="Arial" w:cs="Arial"/>
          <w:b/>
          <w:bCs/>
          <w:sz w:val="24"/>
          <w:szCs w:val="24"/>
        </w:rPr>
        <w:t>600 words total</w:t>
      </w:r>
      <w:r w:rsidRPr="00342461">
        <w:rPr>
          <w:rFonts w:ascii="Arial" w:hAnsi="Arial" w:cs="Arial"/>
          <w:b/>
          <w:sz w:val="24"/>
          <w:szCs w:val="24"/>
        </w:rPr>
        <w:t xml:space="preserve"> </w:t>
      </w:r>
      <w:r w:rsidR="008A23F7">
        <w:rPr>
          <w:rFonts w:ascii="Arial" w:hAnsi="Arial" w:cs="Arial"/>
          <w:b/>
          <w:sz w:val="24"/>
          <w:szCs w:val="24"/>
        </w:rPr>
        <w:t>inclusive of</w:t>
      </w:r>
      <w:r w:rsidRPr="00342461">
        <w:rPr>
          <w:rFonts w:ascii="Arial" w:hAnsi="Arial" w:cs="Arial"/>
          <w:b/>
          <w:sz w:val="24"/>
          <w:szCs w:val="24"/>
        </w:rPr>
        <w:t xml:space="preserve"> </w:t>
      </w:r>
      <w:r w:rsidRPr="00342461">
        <w:rPr>
          <w:rFonts w:ascii="Arial" w:hAnsi="Arial" w:cs="Arial"/>
          <w:b/>
          <w:bCs/>
          <w:sz w:val="24"/>
          <w:szCs w:val="24"/>
        </w:rPr>
        <w:t>all sub-questions in Question B</w:t>
      </w:r>
      <w:r w:rsidRPr="00342461">
        <w:rPr>
          <w:rFonts w:ascii="Arial" w:hAnsi="Arial" w:cs="Arial"/>
          <w:b/>
          <w:sz w:val="24"/>
          <w:szCs w:val="24"/>
        </w:rPr>
        <w:t>.</w:t>
      </w:r>
    </w:p>
    <w:p w14:paraId="5836E661" w14:textId="3FA825F3" w:rsidR="00170308" w:rsidRPr="00342461" w:rsidRDefault="00170308" w:rsidP="00170308">
      <w:pPr>
        <w:numPr>
          <w:ilvl w:val="1"/>
          <w:numId w:val="46"/>
        </w:numPr>
        <w:rPr>
          <w:rFonts w:ascii="Arial" w:hAnsi="Arial" w:cs="Arial"/>
          <w:b/>
          <w:sz w:val="24"/>
          <w:szCs w:val="24"/>
        </w:rPr>
      </w:pPr>
      <w:r>
        <w:rPr>
          <w:rFonts w:ascii="Arial" w:hAnsi="Arial" w:cs="Arial"/>
          <w:b/>
          <w:sz w:val="24"/>
          <w:szCs w:val="24"/>
        </w:rPr>
        <w:t>For a total of 1200 words in your workbook</w:t>
      </w:r>
    </w:p>
    <w:p w14:paraId="2E293AD0" w14:textId="2BA1E8B8" w:rsidR="00AF3A04" w:rsidRPr="00342461" w:rsidRDefault="00302DD5" w:rsidP="00AF3A04">
      <w:pPr>
        <w:rPr>
          <w:rFonts w:ascii="Arial" w:hAnsi="Arial" w:cs="Arial"/>
          <w:b/>
          <w:sz w:val="24"/>
          <w:szCs w:val="24"/>
        </w:rPr>
      </w:pPr>
      <w:r>
        <w:rPr>
          <w:rFonts w:ascii="Arial" w:hAnsi="Arial" w:cs="Arial"/>
          <w:b/>
          <w:sz w:val="24"/>
          <w:szCs w:val="24"/>
        </w:rPr>
        <w:t xml:space="preserve">The distribution of these words </w:t>
      </w:r>
      <w:r w:rsidR="00EF6640">
        <w:rPr>
          <w:rFonts w:ascii="Arial" w:hAnsi="Arial" w:cs="Arial"/>
          <w:b/>
          <w:sz w:val="24"/>
          <w:szCs w:val="24"/>
        </w:rPr>
        <w:t>for each sub</w:t>
      </w:r>
      <w:r w:rsidR="008A23F7">
        <w:rPr>
          <w:rFonts w:ascii="Arial" w:hAnsi="Arial" w:cs="Arial"/>
          <w:b/>
          <w:sz w:val="24"/>
          <w:szCs w:val="24"/>
        </w:rPr>
        <w:t>-</w:t>
      </w:r>
      <w:r w:rsidR="00EF6640">
        <w:rPr>
          <w:rFonts w:ascii="Arial" w:hAnsi="Arial" w:cs="Arial"/>
          <w:b/>
          <w:sz w:val="24"/>
          <w:szCs w:val="24"/>
        </w:rPr>
        <w:t xml:space="preserve">question </w:t>
      </w:r>
      <w:r>
        <w:rPr>
          <w:rFonts w:ascii="Arial" w:hAnsi="Arial" w:cs="Arial"/>
          <w:b/>
          <w:sz w:val="24"/>
          <w:szCs w:val="24"/>
        </w:rPr>
        <w:t xml:space="preserve">is up to you. </w:t>
      </w:r>
      <w:r w:rsidR="00AF3A04" w:rsidRPr="00342461">
        <w:rPr>
          <w:rFonts w:ascii="Arial" w:hAnsi="Arial" w:cs="Arial"/>
          <w:b/>
          <w:sz w:val="24"/>
          <w:szCs w:val="24"/>
        </w:rPr>
        <w:t xml:space="preserve">Do </w:t>
      </w:r>
      <w:r w:rsidR="00AF3A04" w:rsidRPr="00342461">
        <w:rPr>
          <w:rFonts w:ascii="Arial" w:hAnsi="Arial" w:cs="Arial"/>
          <w:b/>
          <w:bCs/>
          <w:sz w:val="24"/>
          <w:szCs w:val="24"/>
        </w:rPr>
        <w:t>not</w:t>
      </w:r>
      <w:r w:rsidR="00AF3A04" w:rsidRPr="00342461">
        <w:rPr>
          <w:rFonts w:ascii="Arial" w:hAnsi="Arial" w:cs="Arial"/>
          <w:b/>
          <w:sz w:val="24"/>
          <w:szCs w:val="24"/>
        </w:rPr>
        <w:t xml:space="preserve"> include the question text in the word count.</w:t>
      </w:r>
    </w:p>
    <w:p w14:paraId="7EC1F6A8" w14:textId="03A9CCEE" w:rsidR="00AF3A04" w:rsidRDefault="00AF3A04" w:rsidP="00AF3A04">
      <w:pPr>
        <w:rPr>
          <w:rFonts w:ascii="Arial" w:hAnsi="Arial" w:cs="Arial"/>
          <w:b/>
          <w:sz w:val="24"/>
          <w:szCs w:val="24"/>
        </w:rPr>
      </w:pPr>
    </w:p>
    <w:p w14:paraId="7DBAAACE" w14:textId="77777777" w:rsidR="00EF6640" w:rsidRPr="00342461" w:rsidRDefault="00EF6640" w:rsidP="00AF3A04">
      <w:pPr>
        <w:rPr>
          <w:rFonts w:ascii="Arial" w:hAnsi="Arial" w:cs="Arial"/>
          <w:b/>
          <w:sz w:val="24"/>
          <w:szCs w:val="24"/>
        </w:rPr>
      </w:pPr>
    </w:p>
    <w:p w14:paraId="7220749A" w14:textId="77777777" w:rsidR="00AF3A04" w:rsidRPr="0082780D" w:rsidRDefault="00AF3A04" w:rsidP="0082780D">
      <w:pPr>
        <w:pStyle w:val="ListParagraph"/>
        <w:numPr>
          <w:ilvl w:val="0"/>
          <w:numId w:val="54"/>
        </w:numPr>
        <w:ind w:left="357" w:hanging="357"/>
        <w:rPr>
          <w:rFonts w:ascii="Arial" w:hAnsi="Arial" w:cs="Arial"/>
          <w:b/>
          <w:bCs/>
          <w:sz w:val="24"/>
          <w:szCs w:val="24"/>
        </w:rPr>
      </w:pPr>
      <w:r w:rsidRPr="0082780D">
        <w:rPr>
          <w:rFonts w:ascii="Arial" w:hAnsi="Arial" w:cs="Arial"/>
          <w:b/>
          <w:bCs/>
          <w:sz w:val="24"/>
          <w:szCs w:val="24"/>
        </w:rPr>
        <w:lastRenderedPageBreak/>
        <w:t>How to Enter Your Answers</w:t>
      </w:r>
    </w:p>
    <w:p w14:paraId="62263599" w14:textId="26ECA219" w:rsidR="00AF3A04" w:rsidRPr="00342461" w:rsidRDefault="00AF3A04" w:rsidP="00AF3A04">
      <w:pPr>
        <w:numPr>
          <w:ilvl w:val="0"/>
          <w:numId w:val="47"/>
        </w:numPr>
        <w:rPr>
          <w:rFonts w:ascii="Arial" w:hAnsi="Arial" w:cs="Arial"/>
          <w:b/>
          <w:sz w:val="24"/>
          <w:szCs w:val="24"/>
        </w:rPr>
      </w:pPr>
      <w:r w:rsidRPr="00342461">
        <w:rPr>
          <w:rFonts w:ascii="Arial" w:hAnsi="Arial" w:cs="Arial"/>
          <w:b/>
          <w:sz w:val="24"/>
          <w:szCs w:val="24"/>
        </w:rPr>
        <w:t xml:space="preserve">Type the </w:t>
      </w:r>
      <w:r w:rsidRPr="00342461">
        <w:rPr>
          <w:rFonts w:ascii="Arial" w:hAnsi="Arial" w:cs="Arial"/>
          <w:b/>
          <w:bCs/>
          <w:sz w:val="24"/>
          <w:szCs w:val="24"/>
        </w:rPr>
        <w:t>full question</w:t>
      </w:r>
      <w:r w:rsidRPr="00342461">
        <w:rPr>
          <w:rFonts w:ascii="Arial" w:hAnsi="Arial" w:cs="Arial"/>
          <w:b/>
          <w:sz w:val="24"/>
          <w:szCs w:val="24"/>
        </w:rPr>
        <w:t xml:space="preserve"> next to the </w:t>
      </w:r>
      <w:r w:rsidR="008A23F7">
        <w:rPr>
          <w:rFonts w:ascii="Arial" w:hAnsi="Arial" w:cs="Arial"/>
          <w:b/>
          <w:sz w:val="24"/>
          <w:szCs w:val="24"/>
        </w:rPr>
        <w:t xml:space="preserve">appropriate </w:t>
      </w:r>
      <w:r w:rsidR="00EF6640">
        <w:rPr>
          <w:rFonts w:ascii="Arial" w:hAnsi="Arial" w:cs="Arial"/>
          <w:b/>
          <w:sz w:val="24"/>
          <w:szCs w:val="24"/>
        </w:rPr>
        <w:t>sub-</w:t>
      </w:r>
      <w:r w:rsidRPr="00342461">
        <w:rPr>
          <w:rFonts w:ascii="Arial" w:hAnsi="Arial" w:cs="Arial"/>
          <w:b/>
          <w:sz w:val="24"/>
          <w:szCs w:val="24"/>
        </w:rPr>
        <w:t>question number.</w:t>
      </w:r>
    </w:p>
    <w:p w14:paraId="6EE31FF2" w14:textId="77777777" w:rsidR="00AF3A04" w:rsidRPr="00342461" w:rsidRDefault="00AF3A04" w:rsidP="00AF3A04">
      <w:pPr>
        <w:numPr>
          <w:ilvl w:val="0"/>
          <w:numId w:val="47"/>
        </w:numPr>
        <w:rPr>
          <w:rFonts w:ascii="Arial" w:hAnsi="Arial" w:cs="Arial"/>
          <w:b/>
          <w:sz w:val="24"/>
          <w:szCs w:val="24"/>
        </w:rPr>
      </w:pPr>
      <w:r w:rsidRPr="00342461">
        <w:rPr>
          <w:rFonts w:ascii="Arial" w:hAnsi="Arial" w:cs="Arial"/>
          <w:b/>
          <w:sz w:val="24"/>
          <w:szCs w:val="24"/>
        </w:rPr>
        <w:t xml:space="preserve">Enter </w:t>
      </w:r>
      <w:r w:rsidRPr="00342461">
        <w:rPr>
          <w:rFonts w:ascii="Arial" w:hAnsi="Arial" w:cs="Arial"/>
          <w:b/>
          <w:bCs/>
          <w:sz w:val="24"/>
          <w:szCs w:val="24"/>
        </w:rPr>
        <w:t>only your answer</w:t>
      </w:r>
      <w:r w:rsidRPr="00342461">
        <w:rPr>
          <w:rFonts w:ascii="Arial" w:hAnsi="Arial" w:cs="Arial"/>
          <w:b/>
          <w:sz w:val="24"/>
          <w:szCs w:val="24"/>
        </w:rPr>
        <w:t xml:space="preserve"> in the answer box provided.</w:t>
      </w:r>
    </w:p>
    <w:p w14:paraId="1A4D804D" w14:textId="77777777" w:rsidR="00AF3A04" w:rsidRPr="00342461" w:rsidRDefault="00AF3A04" w:rsidP="00AF3A04">
      <w:pPr>
        <w:numPr>
          <w:ilvl w:val="0"/>
          <w:numId w:val="47"/>
        </w:numPr>
        <w:rPr>
          <w:rFonts w:ascii="Arial" w:hAnsi="Arial" w:cs="Arial"/>
          <w:b/>
          <w:sz w:val="24"/>
          <w:szCs w:val="24"/>
        </w:rPr>
      </w:pPr>
      <w:r w:rsidRPr="00342461">
        <w:rPr>
          <w:rFonts w:ascii="Arial" w:hAnsi="Arial" w:cs="Arial"/>
          <w:b/>
          <w:sz w:val="24"/>
          <w:szCs w:val="24"/>
        </w:rPr>
        <w:t>The first few words of each question are pre-filled in the workbook to help ensure you are answering the correct question.</w:t>
      </w:r>
    </w:p>
    <w:p w14:paraId="2A3FC757" w14:textId="77777777" w:rsidR="00AF3A04" w:rsidRPr="0002497A" w:rsidRDefault="00AF3A04" w:rsidP="00AF3A04">
      <w:pPr>
        <w:rPr>
          <w:rFonts w:ascii="Arial" w:hAnsi="Arial" w:cs="Arial"/>
          <w:b/>
          <w:sz w:val="24"/>
          <w:szCs w:val="24"/>
        </w:rPr>
      </w:pPr>
      <w:r w:rsidRPr="0002497A">
        <w:rPr>
          <w:rFonts w:ascii="Arial" w:hAnsi="Arial" w:cs="Arial"/>
          <w:b/>
          <w:sz w:val="24"/>
          <w:szCs w:val="24"/>
        </w:rPr>
        <w:t>Example format:</w:t>
      </w:r>
    </w:p>
    <w:p w14:paraId="5AD1FB50" w14:textId="77777777" w:rsidR="0002497A" w:rsidRPr="0002497A" w:rsidRDefault="0002497A" w:rsidP="0002497A">
      <w:pPr>
        <w:pStyle w:val="ListParagraph"/>
        <w:numPr>
          <w:ilvl w:val="0"/>
          <w:numId w:val="22"/>
        </w:numPr>
        <w:spacing w:line="256" w:lineRule="auto"/>
        <w:rPr>
          <w:rFonts w:ascii="Arial" w:eastAsiaTheme="minorHAnsi" w:hAnsi="Arial" w:cs="Arial"/>
          <w:sz w:val="24"/>
          <w:szCs w:val="24"/>
        </w:rPr>
      </w:pPr>
      <w:r w:rsidRPr="000F157F">
        <w:rPr>
          <w:rFonts w:ascii="Arial" w:hAnsi="Arial" w:cs="Arial"/>
          <w:sz w:val="24"/>
          <w:szCs w:val="24"/>
        </w:rPr>
        <w:t>Using the antihistamines discussed in the tutorial, compare</w:t>
      </w:r>
      <w:r>
        <w:rPr>
          <w:rFonts w:ascii="Arial" w:hAnsi="Arial" w:cs="Arial"/>
          <w:sz w:val="24"/>
          <w:szCs w:val="24"/>
        </w:rPr>
        <w:t>…</w:t>
      </w:r>
    </w:p>
    <w:p w14:paraId="2E48286C" w14:textId="1BD975D0" w:rsidR="0002497A" w:rsidRPr="007E436A" w:rsidRDefault="000A6117" w:rsidP="0002497A">
      <w:pPr>
        <w:spacing w:line="256" w:lineRule="auto"/>
        <w:ind w:left="360"/>
        <w:rPr>
          <w:rFonts w:ascii="Arial" w:eastAsiaTheme="minorHAnsi" w:hAnsi="Arial" w:cs="Arial"/>
          <w:b/>
          <w:bCs/>
          <w:sz w:val="24"/>
          <w:szCs w:val="24"/>
        </w:rPr>
      </w:pPr>
      <w:r w:rsidRPr="007E436A">
        <w:rPr>
          <w:rFonts w:ascii="Arial" w:eastAsiaTheme="minorHAnsi" w:hAnsi="Arial" w:cs="Arial"/>
          <w:b/>
          <w:bCs/>
          <w:sz w:val="24"/>
          <w:szCs w:val="24"/>
        </w:rPr>
        <w:t>(continue to type in the r</w:t>
      </w:r>
      <w:r w:rsidR="001C75EA" w:rsidRPr="007E436A">
        <w:rPr>
          <w:rFonts w:ascii="Arial" w:eastAsiaTheme="minorHAnsi" w:hAnsi="Arial" w:cs="Arial"/>
          <w:b/>
          <w:bCs/>
          <w:sz w:val="24"/>
          <w:szCs w:val="24"/>
        </w:rPr>
        <w:t>emaining portion</w:t>
      </w:r>
      <w:r w:rsidRPr="007E436A">
        <w:rPr>
          <w:rFonts w:ascii="Arial" w:eastAsiaTheme="minorHAnsi" w:hAnsi="Arial" w:cs="Arial"/>
          <w:b/>
          <w:bCs/>
          <w:sz w:val="24"/>
          <w:szCs w:val="24"/>
        </w:rPr>
        <w:t xml:space="preserve"> of the question</w:t>
      </w:r>
      <w:r w:rsidR="008A23F7">
        <w:rPr>
          <w:rFonts w:ascii="Arial" w:eastAsiaTheme="minorHAnsi" w:hAnsi="Arial" w:cs="Arial"/>
          <w:b/>
          <w:bCs/>
          <w:sz w:val="24"/>
          <w:szCs w:val="24"/>
        </w:rPr>
        <w:t>,</w:t>
      </w:r>
      <w:r w:rsidR="00257551" w:rsidRPr="007E436A">
        <w:rPr>
          <w:rFonts w:ascii="Arial" w:eastAsiaTheme="minorHAnsi" w:hAnsi="Arial" w:cs="Arial"/>
          <w:b/>
          <w:bCs/>
          <w:sz w:val="24"/>
          <w:szCs w:val="24"/>
        </w:rPr>
        <w:t xml:space="preserve"> and then </w:t>
      </w:r>
      <w:r w:rsidR="008A23F7">
        <w:rPr>
          <w:rFonts w:ascii="Arial" w:eastAsiaTheme="minorHAnsi" w:hAnsi="Arial" w:cs="Arial"/>
          <w:b/>
          <w:bCs/>
          <w:sz w:val="24"/>
          <w:szCs w:val="24"/>
        </w:rPr>
        <w:t xml:space="preserve">type your </w:t>
      </w:r>
      <w:r w:rsidR="00257551" w:rsidRPr="007E436A">
        <w:rPr>
          <w:rFonts w:ascii="Arial" w:eastAsiaTheme="minorHAnsi" w:hAnsi="Arial" w:cs="Arial"/>
          <w:b/>
          <w:bCs/>
          <w:sz w:val="24"/>
          <w:szCs w:val="24"/>
        </w:rPr>
        <w:t>answer in the answer box</w:t>
      </w:r>
      <w:r w:rsidRPr="007E436A">
        <w:rPr>
          <w:rFonts w:ascii="Arial" w:eastAsiaTheme="minorHAnsi" w:hAnsi="Arial" w:cs="Arial"/>
          <w:b/>
          <w:bCs/>
          <w:sz w:val="24"/>
          <w:szCs w:val="24"/>
        </w:rPr>
        <w:t>)</w:t>
      </w:r>
    </w:p>
    <w:tbl>
      <w:tblPr>
        <w:tblStyle w:val="TableGrid"/>
        <w:tblW w:w="0" w:type="auto"/>
        <w:tblInd w:w="360" w:type="dxa"/>
        <w:tblLook w:val="04A0" w:firstRow="1" w:lastRow="0" w:firstColumn="1" w:lastColumn="0" w:noHBand="0" w:noVBand="1"/>
      </w:tblPr>
      <w:tblGrid>
        <w:gridCol w:w="8656"/>
      </w:tblGrid>
      <w:tr w:rsidR="0002497A" w:rsidRPr="00CA4A55" w14:paraId="31F9C075" w14:textId="77777777" w:rsidTr="00584B04">
        <w:tc>
          <w:tcPr>
            <w:tcW w:w="9016" w:type="dxa"/>
            <w:tcBorders>
              <w:top w:val="single" w:sz="4" w:space="0" w:color="auto"/>
              <w:left w:val="single" w:sz="4" w:space="0" w:color="auto"/>
              <w:bottom w:val="single" w:sz="4" w:space="0" w:color="auto"/>
              <w:right w:val="single" w:sz="4" w:space="0" w:color="auto"/>
            </w:tcBorders>
          </w:tcPr>
          <w:p w14:paraId="21438DEE" w14:textId="77777777" w:rsidR="0002497A" w:rsidRPr="00CA4A55" w:rsidRDefault="0002497A" w:rsidP="00584B04">
            <w:pPr>
              <w:rPr>
                <w:rFonts w:ascii="Arial" w:hAnsi="Arial" w:cs="Arial"/>
                <w:sz w:val="24"/>
                <w:szCs w:val="24"/>
              </w:rPr>
            </w:pPr>
            <w:r>
              <w:rPr>
                <w:rFonts w:ascii="Arial" w:hAnsi="Arial" w:cs="Arial"/>
                <w:sz w:val="24"/>
                <w:szCs w:val="24"/>
              </w:rPr>
              <w:t xml:space="preserve">Type your answer in the box. </w:t>
            </w:r>
          </w:p>
          <w:p w14:paraId="37A89D02" w14:textId="77777777" w:rsidR="0002497A" w:rsidRPr="00CA4A55" w:rsidRDefault="0002497A" w:rsidP="00584B04">
            <w:pPr>
              <w:rPr>
                <w:rFonts w:ascii="Arial" w:hAnsi="Arial" w:cs="Arial"/>
                <w:sz w:val="24"/>
                <w:szCs w:val="24"/>
              </w:rPr>
            </w:pPr>
          </w:p>
          <w:p w14:paraId="5A9C1C62" w14:textId="77777777" w:rsidR="0002497A" w:rsidRPr="00CA4A55" w:rsidRDefault="0002497A" w:rsidP="00584B04">
            <w:pPr>
              <w:rPr>
                <w:rFonts w:ascii="Arial" w:hAnsi="Arial" w:cs="Arial"/>
                <w:sz w:val="24"/>
                <w:szCs w:val="24"/>
              </w:rPr>
            </w:pPr>
          </w:p>
        </w:tc>
      </w:tr>
    </w:tbl>
    <w:p w14:paraId="329021B0" w14:textId="3349F6C3" w:rsidR="00AF3A04" w:rsidRPr="00342461" w:rsidRDefault="00AF3A04" w:rsidP="00AF3A04">
      <w:pPr>
        <w:rPr>
          <w:rFonts w:ascii="Arial" w:hAnsi="Arial" w:cs="Arial"/>
          <w:b/>
          <w:sz w:val="24"/>
          <w:szCs w:val="24"/>
        </w:rPr>
      </w:pPr>
    </w:p>
    <w:p w14:paraId="5E692B29" w14:textId="77777777" w:rsidR="00AF3A04" w:rsidRPr="0082780D" w:rsidRDefault="00AF3A04" w:rsidP="0082780D">
      <w:pPr>
        <w:pStyle w:val="ListParagraph"/>
        <w:numPr>
          <w:ilvl w:val="0"/>
          <w:numId w:val="54"/>
        </w:numPr>
        <w:ind w:left="357" w:hanging="357"/>
        <w:rPr>
          <w:rFonts w:ascii="Arial" w:hAnsi="Arial" w:cs="Arial"/>
          <w:b/>
          <w:bCs/>
          <w:sz w:val="24"/>
          <w:szCs w:val="24"/>
        </w:rPr>
      </w:pPr>
      <w:r w:rsidRPr="0082780D">
        <w:rPr>
          <w:rFonts w:ascii="Arial" w:hAnsi="Arial" w:cs="Arial"/>
          <w:b/>
          <w:bCs/>
          <w:sz w:val="24"/>
          <w:szCs w:val="24"/>
        </w:rPr>
        <w:t>Writing Requirements</w:t>
      </w:r>
    </w:p>
    <w:p w14:paraId="03A9B604" w14:textId="77777777" w:rsidR="00AF3A04" w:rsidRPr="00342461" w:rsidRDefault="00AF3A04" w:rsidP="00AF3A04">
      <w:pPr>
        <w:numPr>
          <w:ilvl w:val="0"/>
          <w:numId w:val="48"/>
        </w:numPr>
        <w:rPr>
          <w:rFonts w:ascii="Arial" w:hAnsi="Arial" w:cs="Arial"/>
          <w:b/>
          <w:sz w:val="24"/>
          <w:szCs w:val="24"/>
        </w:rPr>
      </w:pPr>
      <w:r w:rsidRPr="00342461">
        <w:rPr>
          <w:rFonts w:ascii="Arial" w:hAnsi="Arial" w:cs="Arial"/>
          <w:b/>
          <w:bCs/>
          <w:sz w:val="24"/>
          <w:szCs w:val="24"/>
        </w:rPr>
        <w:t>Do NOT use point form.</w:t>
      </w:r>
    </w:p>
    <w:p w14:paraId="20B85D12" w14:textId="77777777" w:rsidR="00AF3A04" w:rsidRPr="00342461" w:rsidRDefault="00AF3A04" w:rsidP="00AF3A04">
      <w:pPr>
        <w:numPr>
          <w:ilvl w:val="1"/>
          <w:numId w:val="48"/>
        </w:numPr>
        <w:rPr>
          <w:rFonts w:ascii="Arial" w:hAnsi="Arial" w:cs="Arial"/>
          <w:b/>
          <w:sz w:val="24"/>
          <w:szCs w:val="24"/>
        </w:rPr>
      </w:pPr>
      <w:r w:rsidRPr="00342461">
        <w:rPr>
          <w:rFonts w:ascii="Arial" w:hAnsi="Arial" w:cs="Arial"/>
          <w:b/>
          <w:sz w:val="24"/>
          <w:szCs w:val="24"/>
        </w:rPr>
        <w:t xml:space="preserve">Point form will receive </w:t>
      </w:r>
      <w:r w:rsidRPr="00342461">
        <w:rPr>
          <w:rFonts w:ascii="Arial" w:hAnsi="Arial" w:cs="Arial"/>
          <w:b/>
          <w:bCs/>
          <w:sz w:val="24"/>
          <w:szCs w:val="24"/>
        </w:rPr>
        <w:t>ZERO marks</w:t>
      </w:r>
      <w:r w:rsidRPr="00342461">
        <w:rPr>
          <w:rFonts w:ascii="Arial" w:hAnsi="Arial" w:cs="Arial"/>
          <w:b/>
          <w:sz w:val="24"/>
          <w:szCs w:val="24"/>
        </w:rPr>
        <w:t>.</w:t>
      </w:r>
    </w:p>
    <w:p w14:paraId="5BD7360F" w14:textId="77777777" w:rsidR="00AF3A04" w:rsidRPr="00342461" w:rsidRDefault="00AF3A04" w:rsidP="00EF6640">
      <w:pPr>
        <w:numPr>
          <w:ilvl w:val="2"/>
          <w:numId w:val="48"/>
        </w:numPr>
        <w:rPr>
          <w:rFonts w:ascii="Arial" w:hAnsi="Arial" w:cs="Arial"/>
          <w:b/>
          <w:sz w:val="24"/>
          <w:szCs w:val="24"/>
        </w:rPr>
      </w:pPr>
      <w:r w:rsidRPr="00342461">
        <w:rPr>
          <w:rFonts w:ascii="Arial" w:hAnsi="Arial" w:cs="Arial"/>
          <w:b/>
          <w:sz w:val="24"/>
          <w:szCs w:val="24"/>
        </w:rPr>
        <w:t>You do not speak to a client in point form, and your writing should reflect this.</w:t>
      </w:r>
    </w:p>
    <w:p w14:paraId="6A41B1F7" w14:textId="77777777" w:rsidR="00AF3A04" w:rsidRPr="00342461" w:rsidRDefault="00AF3A04" w:rsidP="00AF3A04">
      <w:pPr>
        <w:numPr>
          <w:ilvl w:val="0"/>
          <w:numId w:val="48"/>
        </w:numPr>
        <w:rPr>
          <w:rFonts w:ascii="Arial" w:hAnsi="Arial" w:cs="Arial"/>
          <w:b/>
          <w:sz w:val="24"/>
          <w:szCs w:val="24"/>
        </w:rPr>
      </w:pPr>
      <w:r w:rsidRPr="00342461">
        <w:rPr>
          <w:rFonts w:ascii="Arial" w:hAnsi="Arial" w:cs="Arial"/>
          <w:b/>
          <w:sz w:val="24"/>
          <w:szCs w:val="24"/>
        </w:rPr>
        <w:t>Answers must be written in full sentences and paragraphs.</w:t>
      </w:r>
    </w:p>
    <w:p w14:paraId="75554CBC" w14:textId="0CEC5BE6" w:rsidR="00AF3A04" w:rsidRPr="00342461" w:rsidRDefault="00AF3A04" w:rsidP="00AF3A04">
      <w:pPr>
        <w:rPr>
          <w:rFonts w:ascii="Arial" w:hAnsi="Arial" w:cs="Arial"/>
          <w:b/>
          <w:sz w:val="24"/>
          <w:szCs w:val="24"/>
        </w:rPr>
      </w:pPr>
    </w:p>
    <w:p w14:paraId="646DB9BD" w14:textId="77777777" w:rsidR="00AF3A04" w:rsidRPr="0082780D" w:rsidRDefault="00AF3A04" w:rsidP="0082780D">
      <w:pPr>
        <w:pStyle w:val="ListParagraph"/>
        <w:numPr>
          <w:ilvl w:val="0"/>
          <w:numId w:val="54"/>
        </w:numPr>
        <w:ind w:left="357" w:hanging="357"/>
        <w:rPr>
          <w:rFonts w:ascii="Arial" w:hAnsi="Arial" w:cs="Arial"/>
          <w:b/>
          <w:bCs/>
          <w:sz w:val="24"/>
          <w:szCs w:val="24"/>
        </w:rPr>
      </w:pPr>
      <w:r w:rsidRPr="0082780D">
        <w:rPr>
          <w:rFonts w:ascii="Arial" w:hAnsi="Arial" w:cs="Arial"/>
          <w:b/>
          <w:bCs/>
          <w:sz w:val="24"/>
          <w:szCs w:val="24"/>
        </w:rPr>
        <w:t>Content Expectations</w:t>
      </w:r>
    </w:p>
    <w:p w14:paraId="7863BCA7" w14:textId="77777777" w:rsidR="00AF3A04" w:rsidRPr="00342461" w:rsidRDefault="00AF3A04" w:rsidP="00AF3A04">
      <w:pPr>
        <w:numPr>
          <w:ilvl w:val="0"/>
          <w:numId w:val="49"/>
        </w:numPr>
        <w:rPr>
          <w:rFonts w:ascii="Arial" w:hAnsi="Arial" w:cs="Arial"/>
          <w:b/>
          <w:sz w:val="24"/>
          <w:szCs w:val="24"/>
        </w:rPr>
      </w:pPr>
      <w:r w:rsidRPr="00342461">
        <w:rPr>
          <w:rFonts w:ascii="Arial" w:hAnsi="Arial" w:cs="Arial"/>
          <w:b/>
          <w:sz w:val="24"/>
          <w:szCs w:val="24"/>
        </w:rPr>
        <w:t>Reflect carefully on safety:</w:t>
      </w:r>
    </w:p>
    <w:p w14:paraId="254941F0" w14:textId="77777777" w:rsidR="00AF3A04" w:rsidRPr="00342461" w:rsidRDefault="00AF3A04" w:rsidP="00AF3A04">
      <w:pPr>
        <w:numPr>
          <w:ilvl w:val="1"/>
          <w:numId w:val="49"/>
        </w:numPr>
        <w:rPr>
          <w:rFonts w:ascii="Arial" w:hAnsi="Arial" w:cs="Arial"/>
          <w:b/>
          <w:sz w:val="24"/>
          <w:szCs w:val="24"/>
        </w:rPr>
      </w:pPr>
      <w:r w:rsidRPr="00342461">
        <w:rPr>
          <w:rFonts w:ascii="Arial" w:hAnsi="Arial" w:cs="Arial"/>
          <w:b/>
          <w:sz w:val="24"/>
          <w:szCs w:val="24"/>
        </w:rPr>
        <w:t>Are there important safety issues associated with any medication?</w:t>
      </w:r>
    </w:p>
    <w:p w14:paraId="067363FD" w14:textId="5B6A1D83" w:rsidR="00AF3A04" w:rsidRPr="00342461" w:rsidRDefault="008D098C" w:rsidP="00AF3A04">
      <w:pPr>
        <w:numPr>
          <w:ilvl w:val="1"/>
          <w:numId w:val="49"/>
        </w:numPr>
        <w:rPr>
          <w:rFonts w:ascii="Arial" w:hAnsi="Arial" w:cs="Arial"/>
          <w:b/>
          <w:sz w:val="24"/>
          <w:szCs w:val="24"/>
        </w:rPr>
      </w:pPr>
      <w:r>
        <w:rPr>
          <w:rFonts w:ascii="Arial" w:hAnsi="Arial" w:cs="Arial"/>
          <w:b/>
          <w:sz w:val="24"/>
          <w:szCs w:val="24"/>
        </w:rPr>
        <w:t>For instance, i</w:t>
      </w:r>
      <w:r w:rsidR="00AF3A04" w:rsidRPr="00342461">
        <w:rPr>
          <w:rFonts w:ascii="Arial" w:hAnsi="Arial" w:cs="Arial"/>
          <w:b/>
          <w:sz w:val="24"/>
          <w:szCs w:val="24"/>
        </w:rPr>
        <w:t xml:space="preserve">s there a risk of serious </w:t>
      </w:r>
      <w:r w:rsidR="0041543A">
        <w:rPr>
          <w:rFonts w:ascii="Arial" w:hAnsi="Arial" w:cs="Arial"/>
          <w:b/>
          <w:sz w:val="24"/>
          <w:szCs w:val="24"/>
        </w:rPr>
        <w:t xml:space="preserve">health implications </w:t>
      </w:r>
      <w:r w:rsidR="00AF3A04" w:rsidRPr="00342461">
        <w:rPr>
          <w:rFonts w:ascii="Arial" w:hAnsi="Arial" w:cs="Arial"/>
          <w:b/>
          <w:sz w:val="24"/>
          <w:szCs w:val="24"/>
        </w:rPr>
        <w:t>with regular use?</w:t>
      </w:r>
    </w:p>
    <w:p w14:paraId="13CFA58C" w14:textId="478F23F0" w:rsidR="00AF3A04" w:rsidRPr="00342461" w:rsidRDefault="00AF3A04" w:rsidP="00AF3A04">
      <w:pPr>
        <w:numPr>
          <w:ilvl w:val="1"/>
          <w:numId w:val="49"/>
        </w:numPr>
        <w:rPr>
          <w:rFonts w:ascii="Arial" w:hAnsi="Arial" w:cs="Arial"/>
          <w:b/>
          <w:sz w:val="24"/>
          <w:szCs w:val="24"/>
        </w:rPr>
      </w:pPr>
      <w:r w:rsidRPr="00342461">
        <w:rPr>
          <w:rFonts w:ascii="Arial" w:hAnsi="Arial" w:cs="Arial"/>
          <w:b/>
          <w:sz w:val="24"/>
          <w:szCs w:val="24"/>
        </w:rPr>
        <w:t>The</w:t>
      </w:r>
      <w:r w:rsidR="008D098C">
        <w:rPr>
          <w:rFonts w:ascii="Arial" w:hAnsi="Arial" w:cs="Arial"/>
          <w:b/>
          <w:sz w:val="24"/>
          <w:szCs w:val="24"/>
        </w:rPr>
        <w:t xml:space="preserve"> safety issues </w:t>
      </w:r>
      <w:r w:rsidRPr="00342461">
        <w:rPr>
          <w:rFonts w:ascii="Arial" w:hAnsi="Arial" w:cs="Arial"/>
          <w:b/>
          <w:sz w:val="24"/>
          <w:szCs w:val="24"/>
        </w:rPr>
        <w:t xml:space="preserve">are </w:t>
      </w:r>
      <w:r w:rsidRPr="00342461">
        <w:rPr>
          <w:rFonts w:ascii="Arial" w:hAnsi="Arial" w:cs="Arial"/>
          <w:b/>
          <w:bCs/>
          <w:sz w:val="24"/>
          <w:szCs w:val="24"/>
        </w:rPr>
        <w:t>highly weighted</w:t>
      </w:r>
      <w:r w:rsidRPr="00342461">
        <w:rPr>
          <w:rFonts w:ascii="Arial" w:hAnsi="Arial" w:cs="Arial"/>
          <w:b/>
          <w:sz w:val="24"/>
          <w:szCs w:val="24"/>
        </w:rPr>
        <w:t xml:space="preserve"> and should be clearly emphasised</w:t>
      </w:r>
      <w:r w:rsidR="008D098C">
        <w:rPr>
          <w:rFonts w:ascii="Arial" w:hAnsi="Arial" w:cs="Arial"/>
          <w:b/>
          <w:sz w:val="24"/>
          <w:szCs w:val="24"/>
        </w:rPr>
        <w:t xml:space="preserve"> in your answers</w:t>
      </w:r>
      <w:r w:rsidRPr="00342461">
        <w:rPr>
          <w:rFonts w:ascii="Arial" w:hAnsi="Arial" w:cs="Arial"/>
          <w:b/>
          <w:sz w:val="24"/>
          <w:szCs w:val="24"/>
        </w:rPr>
        <w:t>.</w:t>
      </w:r>
    </w:p>
    <w:p w14:paraId="200EAE06" w14:textId="77777777" w:rsidR="00AF3A04" w:rsidRPr="00342461" w:rsidRDefault="00AF3A04" w:rsidP="00AF3A04">
      <w:pPr>
        <w:numPr>
          <w:ilvl w:val="0"/>
          <w:numId w:val="49"/>
        </w:numPr>
        <w:rPr>
          <w:rFonts w:ascii="Arial" w:hAnsi="Arial" w:cs="Arial"/>
          <w:b/>
          <w:sz w:val="24"/>
          <w:szCs w:val="24"/>
        </w:rPr>
      </w:pPr>
      <w:r w:rsidRPr="00342461">
        <w:rPr>
          <w:rFonts w:ascii="Arial" w:hAnsi="Arial" w:cs="Arial"/>
          <w:b/>
          <w:sz w:val="24"/>
          <w:szCs w:val="24"/>
        </w:rPr>
        <w:t xml:space="preserve">If a question asks for the </w:t>
      </w:r>
      <w:r w:rsidRPr="00342461">
        <w:rPr>
          <w:rFonts w:ascii="Arial" w:hAnsi="Arial" w:cs="Arial"/>
          <w:b/>
          <w:bCs/>
          <w:sz w:val="24"/>
          <w:szCs w:val="24"/>
        </w:rPr>
        <w:t>“most important side effects”</w:t>
      </w:r>
      <w:r w:rsidRPr="00342461">
        <w:rPr>
          <w:rFonts w:ascii="Arial" w:hAnsi="Arial" w:cs="Arial"/>
          <w:b/>
          <w:sz w:val="24"/>
          <w:szCs w:val="24"/>
        </w:rPr>
        <w:t>, include:</w:t>
      </w:r>
    </w:p>
    <w:p w14:paraId="6E36DE90" w14:textId="77777777" w:rsidR="00AF3A04" w:rsidRPr="00342461" w:rsidRDefault="00AF3A04" w:rsidP="00AF3A04">
      <w:pPr>
        <w:numPr>
          <w:ilvl w:val="1"/>
          <w:numId w:val="49"/>
        </w:numPr>
        <w:rPr>
          <w:rFonts w:ascii="Arial" w:hAnsi="Arial" w:cs="Arial"/>
          <w:b/>
          <w:sz w:val="24"/>
          <w:szCs w:val="24"/>
        </w:rPr>
      </w:pPr>
      <w:r w:rsidRPr="00342461">
        <w:rPr>
          <w:rFonts w:ascii="Arial" w:hAnsi="Arial" w:cs="Arial"/>
          <w:b/>
          <w:sz w:val="24"/>
          <w:szCs w:val="24"/>
        </w:rPr>
        <w:t xml:space="preserve">The </w:t>
      </w:r>
      <w:r w:rsidRPr="00342461">
        <w:rPr>
          <w:rFonts w:ascii="Arial" w:hAnsi="Arial" w:cs="Arial"/>
          <w:b/>
          <w:bCs/>
          <w:sz w:val="24"/>
          <w:szCs w:val="24"/>
        </w:rPr>
        <w:t>most serious</w:t>
      </w:r>
      <w:r w:rsidRPr="00342461">
        <w:rPr>
          <w:rFonts w:ascii="Arial" w:hAnsi="Arial" w:cs="Arial"/>
          <w:b/>
          <w:sz w:val="24"/>
          <w:szCs w:val="24"/>
        </w:rPr>
        <w:t>, and</w:t>
      </w:r>
    </w:p>
    <w:p w14:paraId="4A0537F8" w14:textId="77777777" w:rsidR="00AF3A04" w:rsidRPr="00342461" w:rsidRDefault="00AF3A04" w:rsidP="00AF3A04">
      <w:pPr>
        <w:numPr>
          <w:ilvl w:val="1"/>
          <w:numId w:val="49"/>
        </w:numPr>
        <w:rPr>
          <w:rFonts w:ascii="Arial" w:hAnsi="Arial" w:cs="Arial"/>
          <w:b/>
          <w:sz w:val="24"/>
          <w:szCs w:val="24"/>
        </w:rPr>
      </w:pPr>
      <w:r w:rsidRPr="00342461">
        <w:rPr>
          <w:rFonts w:ascii="Arial" w:hAnsi="Arial" w:cs="Arial"/>
          <w:b/>
          <w:sz w:val="24"/>
          <w:szCs w:val="24"/>
        </w:rPr>
        <w:t xml:space="preserve">The </w:t>
      </w:r>
      <w:r w:rsidRPr="00342461">
        <w:rPr>
          <w:rFonts w:ascii="Arial" w:hAnsi="Arial" w:cs="Arial"/>
          <w:b/>
          <w:bCs/>
          <w:sz w:val="24"/>
          <w:szCs w:val="24"/>
        </w:rPr>
        <w:t>most commonly experienced</w:t>
      </w:r>
      <w:r w:rsidRPr="00342461">
        <w:rPr>
          <w:rFonts w:ascii="Arial" w:hAnsi="Arial" w:cs="Arial"/>
          <w:b/>
          <w:sz w:val="24"/>
          <w:szCs w:val="24"/>
        </w:rPr>
        <w:t xml:space="preserve"> side effects.</w:t>
      </w:r>
    </w:p>
    <w:p w14:paraId="4540F019" w14:textId="039DA5E5" w:rsidR="00AF3A04" w:rsidRPr="00342461" w:rsidRDefault="00AF3A04" w:rsidP="00AF3A04">
      <w:pPr>
        <w:rPr>
          <w:rFonts w:ascii="Arial" w:hAnsi="Arial" w:cs="Arial"/>
          <w:b/>
          <w:sz w:val="24"/>
          <w:szCs w:val="24"/>
        </w:rPr>
      </w:pPr>
    </w:p>
    <w:p w14:paraId="6747C21A" w14:textId="77777777" w:rsidR="00AF3A04" w:rsidRPr="002D213D" w:rsidRDefault="00AF3A04" w:rsidP="002D213D">
      <w:pPr>
        <w:pStyle w:val="ListParagraph"/>
        <w:numPr>
          <w:ilvl w:val="0"/>
          <w:numId w:val="54"/>
        </w:numPr>
        <w:ind w:left="357" w:hanging="357"/>
        <w:rPr>
          <w:rFonts w:ascii="Arial" w:hAnsi="Arial" w:cs="Arial"/>
          <w:b/>
          <w:bCs/>
          <w:sz w:val="24"/>
          <w:szCs w:val="24"/>
        </w:rPr>
      </w:pPr>
      <w:r w:rsidRPr="002D213D">
        <w:rPr>
          <w:rFonts w:ascii="Arial" w:hAnsi="Arial" w:cs="Arial"/>
          <w:b/>
          <w:bCs/>
          <w:sz w:val="24"/>
          <w:szCs w:val="24"/>
        </w:rPr>
        <w:t>Use of Tutorial Content and References</w:t>
      </w:r>
    </w:p>
    <w:p w14:paraId="46EE432D" w14:textId="4FB215A1" w:rsidR="00AF3A04" w:rsidRDefault="00AF3A04" w:rsidP="00AF3A04">
      <w:pPr>
        <w:numPr>
          <w:ilvl w:val="0"/>
          <w:numId w:val="50"/>
        </w:numPr>
        <w:rPr>
          <w:rFonts w:ascii="Arial" w:hAnsi="Arial" w:cs="Arial"/>
          <w:b/>
          <w:sz w:val="24"/>
          <w:szCs w:val="24"/>
        </w:rPr>
      </w:pPr>
      <w:r w:rsidRPr="00342461">
        <w:rPr>
          <w:rFonts w:ascii="Arial" w:hAnsi="Arial" w:cs="Arial"/>
          <w:b/>
          <w:sz w:val="24"/>
          <w:szCs w:val="24"/>
        </w:rPr>
        <w:lastRenderedPageBreak/>
        <w:t xml:space="preserve">Your answer must emphasise the key points highlighted in </w:t>
      </w:r>
      <w:r w:rsidRPr="00342461">
        <w:rPr>
          <w:rFonts w:ascii="Arial" w:hAnsi="Arial" w:cs="Arial"/>
          <w:b/>
          <w:bCs/>
          <w:sz w:val="24"/>
          <w:szCs w:val="24"/>
        </w:rPr>
        <w:t xml:space="preserve">Tutorial </w:t>
      </w:r>
      <w:r w:rsidRPr="00C945E2">
        <w:rPr>
          <w:rFonts w:ascii="Arial" w:hAnsi="Arial" w:cs="Arial"/>
          <w:b/>
          <w:bCs/>
          <w:sz w:val="24"/>
          <w:szCs w:val="24"/>
          <w:highlight w:val="yellow"/>
        </w:rPr>
        <w:t>Week 3</w:t>
      </w:r>
      <w:r w:rsidR="00C76C2C" w:rsidRPr="00C945E2">
        <w:rPr>
          <w:rFonts w:ascii="Arial" w:hAnsi="Arial" w:cs="Arial"/>
          <w:b/>
          <w:bCs/>
          <w:sz w:val="24"/>
          <w:szCs w:val="24"/>
          <w:highlight w:val="yellow"/>
        </w:rPr>
        <w:t xml:space="preserve"> (</w:t>
      </w:r>
      <w:r w:rsidR="0039170A" w:rsidRPr="00C945E2">
        <w:rPr>
          <w:rFonts w:ascii="Arial" w:hAnsi="Arial" w:cs="Arial"/>
          <w:b/>
          <w:bCs/>
          <w:sz w:val="24"/>
          <w:szCs w:val="24"/>
          <w:highlight w:val="yellow"/>
        </w:rPr>
        <w:t>Question A), Tutorial Week 4 (Question B) and Tutorial Week 5 (Question C)</w:t>
      </w:r>
      <w:r w:rsidR="0039170A">
        <w:rPr>
          <w:rFonts w:ascii="Arial" w:hAnsi="Arial" w:cs="Arial"/>
          <w:b/>
          <w:bCs/>
          <w:sz w:val="24"/>
          <w:szCs w:val="24"/>
        </w:rPr>
        <w:t xml:space="preserve"> as relevant</w:t>
      </w:r>
      <w:r w:rsidRPr="00342461">
        <w:rPr>
          <w:rFonts w:ascii="Arial" w:hAnsi="Arial" w:cs="Arial"/>
          <w:b/>
          <w:sz w:val="24"/>
          <w:szCs w:val="24"/>
        </w:rPr>
        <w:t>.</w:t>
      </w:r>
      <w:r w:rsidR="007D4608">
        <w:rPr>
          <w:rFonts w:ascii="Arial" w:hAnsi="Arial" w:cs="Arial"/>
          <w:b/>
          <w:sz w:val="24"/>
          <w:szCs w:val="24"/>
        </w:rPr>
        <w:t xml:space="preserve"> </w:t>
      </w:r>
    </w:p>
    <w:p w14:paraId="2C39D437" w14:textId="10101779" w:rsidR="007D4608" w:rsidRPr="00342461" w:rsidRDefault="007D4608" w:rsidP="007D4608">
      <w:pPr>
        <w:numPr>
          <w:ilvl w:val="1"/>
          <w:numId w:val="50"/>
        </w:numPr>
        <w:rPr>
          <w:rFonts w:ascii="Arial" w:hAnsi="Arial" w:cs="Arial"/>
          <w:b/>
          <w:sz w:val="24"/>
          <w:szCs w:val="24"/>
        </w:rPr>
      </w:pPr>
      <w:r>
        <w:rPr>
          <w:rFonts w:ascii="Arial" w:hAnsi="Arial" w:cs="Arial"/>
          <w:b/>
          <w:sz w:val="24"/>
          <w:szCs w:val="24"/>
        </w:rPr>
        <w:t>Information gathered from the t</w:t>
      </w:r>
      <w:r w:rsidRPr="00C945E2">
        <w:rPr>
          <w:rFonts w:ascii="Arial" w:hAnsi="Arial" w:cs="Arial"/>
          <w:b/>
          <w:sz w:val="24"/>
          <w:szCs w:val="24"/>
        </w:rPr>
        <w:t>utorial</w:t>
      </w:r>
      <w:r>
        <w:rPr>
          <w:rFonts w:ascii="Arial" w:hAnsi="Arial" w:cs="Arial"/>
          <w:b/>
          <w:sz w:val="24"/>
          <w:szCs w:val="24"/>
        </w:rPr>
        <w:t xml:space="preserve"> does not need to be referenced at all</w:t>
      </w:r>
    </w:p>
    <w:p w14:paraId="3D93E61F" w14:textId="77777777" w:rsidR="00AF3A04" w:rsidRPr="00342461" w:rsidRDefault="00AF3A04" w:rsidP="00AF3A04">
      <w:pPr>
        <w:numPr>
          <w:ilvl w:val="0"/>
          <w:numId w:val="50"/>
        </w:numPr>
        <w:rPr>
          <w:rFonts w:ascii="Arial" w:hAnsi="Arial" w:cs="Arial"/>
          <w:b/>
          <w:sz w:val="24"/>
          <w:szCs w:val="24"/>
        </w:rPr>
      </w:pPr>
      <w:r w:rsidRPr="00342461">
        <w:rPr>
          <w:rFonts w:ascii="Arial" w:hAnsi="Arial" w:cs="Arial"/>
          <w:b/>
          <w:sz w:val="24"/>
          <w:szCs w:val="24"/>
        </w:rPr>
        <w:t xml:space="preserve">To achieve a mark higher than a pass, you will need </w:t>
      </w:r>
      <w:r w:rsidRPr="00342461">
        <w:rPr>
          <w:rFonts w:ascii="Arial" w:hAnsi="Arial" w:cs="Arial"/>
          <w:b/>
          <w:bCs/>
          <w:sz w:val="24"/>
          <w:szCs w:val="24"/>
        </w:rPr>
        <w:t>additional references</w:t>
      </w:r>
      <w:r w:rsidRPr="00342461">
        <w:rPr>
          <w:rFonts w:ascii="Arial" w:hAnsi="Arial" w:cs="Arial"/>
          <w:b/>
          <w:sz w:val="24"/>
          <w:szCs w:val="24"/>
        </w:rPr>
        <w:t>, guided by the priorities discussed in the tutorial.</w:t>
      </w:r>
    </w:p>
    <w:p w14:paraId="6DF005C1" w14:textId="2668C050" w:rsidR="00AF3A04" w:rsidRPr="00C945E2" w:rsidRDefault="00B72C80" w:rsidP="00EE39FC">
      <w:pPr>
        <w:numPr>
          <w:ilvl w:val="1"/>
          <w:numId w:val="50"/>
        </w:numPr>
        <w:rPr>
          <w:rFonts w:ascii="Arial" w:hAnsi="Arial" w:cs="Arial"/>
          <w:b/>
          <w:sz w:val="24"/>
          <w:szCs w:val="24"/>
        </w:rPr>
      </w:pPr>
      <w:r w:rsidRPr="00C945E2">
        <w:rPr>
          <w:rFonts w:ascii="Arial" w:hAnsi="Arial" w:cs="Arial"/>
          <w:b/>
          <w:sz w:val="24"/>
          <w:szCs w:val="24"/>
        </w:rPr>
        <w:t>Infor</w:t>
      </w:r>
      <w:r w:rsidR="007D4608" w:rsidRPr="00C945E2">
        <w:rPr>
          <w:rFonts w:ascii="Arial" w:hAnsi="Arial" w:cs="Arial"/>
          <w:b/>
          <w:sz w:val="24"/>
          <w:szCs w:val="24"/>
        </w:rPr>
        <w:t xml:space="preserve">mation gathered from sources outside the tutorial </w:t>
      </w:r>
      <w:r w:rsidR="00AF3A04" w:rsidRPr="00C945E2">
        <w:rPr>
          <w:rFonts w:ascii="Arial" w:hAnsi="Arial" w:cs="Arial"/>
          <w:b/>
          <w:sz w:val="24"/>
          <w:szCs w:val="24"/>
        </w:rPr>
        <w:t>must be cited using APA 7</w:t>
      </w:r>
      <w:r w:rsidR="00AF3A04" w:rsidRPr="00C945E2">
        <w:rPr>
          <w:rFonts w:ascii="Arial" w:hAnsi="Arial" w:cs="Arial"/>
          <w:b/>
          <w:sz w:val="24"/>
          <w:szCs w:val="24"/>
          <w:vertAlign w:val="superscript"/>
        </w:rPr>
        <w:t>th</w:t>
      </w:r>
      <w:r w:rsidR="005136FE" w:rsidRPr="00C945E2">
        <w:rPr>
          <w:rFonts w:ascii="Arial" w:hAnsi="Arial" w:cs="Arial"/>
          <w:b/>
          <w:sz w:val="24"/>
          <w:szCs w:val="24"/>
        </w:rPr>
        <w:t xml:space="preserve"> edition</w:t>
      </w:r>
      <w:r w:rsidR="00AF3A04" w:rsidRPr="00C945E2">
        <w:rPr>
          <w:rFonts w:ascii="Arial" w:hAnsi="Arial" w:cs="Arial"/>
          <w:b/>
          <w:sz w:val="24"/>
          <w:szCs w:val="24"/>
        </w:rPr>
        <w:t>.</w:t>
      </w:r>
    </w:p>
    <w:p w14:paraId="2C19BCCB" w14:textId="735A4C26" w:rsidR="00AF3A04" w:rsidRPr="00342461" w:rsidRDefault="00AF3A04" w:rsidP="00AF3A04">
      <w:pPr>
        <w:rPr>
          <w:rFonts w:ascii="Arial" w:hAnsi="Arial" w:cs="Arial"/>
          <w:b/>
          <w:sz w:val="24"/>
          <w:szCs w:val="24"/>
        </w:rPr>
      </w:pPr>
      <w:r w:rsidRPr="00342461">
        <w:rPr>
          <w:rFonts w:ascii="Arial" w:hAnsi="Arial" w:cs="Arial"/>
          <w:b/>
          <w:sz w:val="24"/>
          <w:szCs w:val="24"/>
        </w:rPr>
        <w:t xml:space="preserve">If you missed </w:t>
      </w:r>
      <w:r w:rsidR="002A5E4A">
        <w:rPr>
          <w:rFonts w:ascii="Arial" w:hAnsi="Arial" w:cs="Arial"/>
          <w:b/>
          <w:sz w:val="24"/>
          <w:szCs w:val="24"/>
        </w:rPr>
        <w:t>one of the tutorials, go to our Blackboard site</w:t>
      </w:r>
      <w:r w:rsidR="00EE39FC">
        <w:rPr>
          <w:rFonts w:ascii="Arial" w:hAnsi="Arial" w:cs="Arial"/>
          <w:b/>
          <w:sz w:val="24"/>
          <w:szCs w:val="24"/>
        </w:rPr>
        <w:t xml:space="preserve">, top panel, and select </w:t>
      </w:r>
      <w:r w:rsidR="00E70613">
        <w:rPr>
          <w:rFonts w:ascii="Arial" w:hAnsi="Arial" w:cs="Arial"/>
          <w:b/>
          <w:sz w:val="24"/>
          <w:szCs w:val="24"/>
        </w:rPr>
        <w:t xml:space="preserve">Unit content, scroll down to the second last folder entitled </w:t>
      </w:r>
      <w:r w:rsidR="0013183B">
        <w:rPr>
          <w:rFonts w:ascii="Arial" w:hAnsi="Arial" w:cs="Arial"/>
          <w:b/>
          <w:sz w:val="24"/>
          <w:szCs w:val="24"/>
        </w:rPr>
        <w:t>‘TUTORIALS’ and select the relevant week</w:t>
      </w:r>
      <w:r w:rsidR="00C945E2">
        <w:rPr>
          <w:rFonts w:ascii="Arial" w:hAnsi="Arial" w:cs="Arial"/>
          <w:b/>
          <w:sz w:val="24"/>
          <w:szCs w:val="24"/>
        </w:rPr>
        <w:t xml:space="preserve"> </w:t>
      </w:r>
      <w:r w:rsidR="00D4010F">
        <w:rPr>
          <w:rFonts w:ascii="Arial" w:hAnsi="Arial" w:cs="Arial"/>
          <w:b/>
          <w:sz w:val="24"/>
          <w:szCs w:val="24"/>
        </w:rPr>
        <w:t>(highlighted above).</w:t>
      </w:r>
      <w:r w:rsidR="00C945E2">
        <w:rPr>
          <w:rFonts w:ascii="Arial" w:hAnsi="Arial" w:cs="Arial"/>
          <w:b/>
          <w:sz w:val="24"/>
          <w:szCs w:val="24"/>
        </w:rPr>
        <w:t xml:space="preserve"> </w:t>
      </w:r>
    </w:p>
    <w:p w14:paraId="726C7F00" w14:textId="77777777" w:rsidR="00AF3A04" w:rsidRPr="00342461" w:rsidRDefault="00000000" w:rsidP="00AF3A04">
      <w:pPr>
        <w:rPr>
          <w:rFonts w:ascii="Arial" w:hAnsi="Arial" w:cs="Arial"/>
          <w:b/>
          <w:sz w:val="24"/>
          <w:szCs w:val="24"/>
        </w:rPr>
      </w:pPr>
      <w:r>
        <w:rPr>
          <w:rFonts w:ascii="Arial" w:hAnsi="Arial" w:cs="Arial"/>
          <w:b/>
          <w:sz w:val="24"/>
          <w:szCs w:val="24"/>
        </w:rPr>
        <w:pict w14:anchorId="793FE338">
          <v:rect id="_x0000_i1025" style="width:0;height:1.5pt" o:hralign="center" o:hrstd="t" o:hr="t" fillcolor="#a0a0a0" stroked="f"/>
        </w:pict>
      </w:r>
    </w:p>
    <w:p w14:paraId="1769D567" w14:textId="1B7CF16D" w:rsidR="00896A6C" w:rsidRDefault="00896A6C">
      <w:pPr>
        <w:rPr>
          <w:rFonts w:ascii="Arial" w:eastAsia="Aptos Display" w:hAnsi="Arial" w:cs="Arial"/>
          <w:color w:val="002E43" w:themeColor="accent1" w:themeShade="80"/>
          <w:sz w:val="36"/>
          <w:szCs w:val="36"/>
        </w:rPr>
      </w:pPr>
    </w:p>
    <w:p w14:paraId="522C7D60" w14:textId="77777777" w:rsidR="00896A6C" w:rsidRPr="007B63EE" w:rsidRDefault="00896A6C" w:rsidP="00896A6C">
      <w:pPr>
        <w:pStyle w:val="Title"/>
        <w:rPr>
          <w:rFonts w:ascii="Arial" w:hAnsi="Arial" w:cs="Arial"/>
          <w:color w:val="005E86" w:themeColor="accent1"/>
          <w:sz w:val="40"/>
          <w:szCs w:val="40"/>
        </w:rPr>
      </w:pPr>
      <w:r w:rsidRPr="007B63EE">
        <w:rPr>
          <w:rFonts w:ascii="Arial" w:hAnsi="Arial" w:cs="Arial"/>
          <w:color w:val="005E86" w:themeColor="accent1"/>
          <w:sz w:val="40"/>
          <w:szCs w:val="40"/>
        </w:rPr>
        <w:t>phar2001 Introductory pharmacology</w:t>
      </w:r>
    </w:p>
    <w:p w14:paraId="0FD2A51E" w14:textId="7BDC9AC4" w:rsidR="00896A6C" w:rsidRDefault="00896A6C" w:rsidP="00896A6C">
      <w:pPr>
        <w:pStyle w:val="Heading2"/>
        <w:jc w:val="center"/>
        <w:rPr>
          <w:rFonts w:ascii="Arial" w:hAnsi="Arial" w:cs="Arial"/>
          <w:sz w:val="24"/>
          <w:szCs w:val="24"/>
        </w:rPr>
      </w:pPr>
      <w:r w:rsidRPr="00CA4A55">
        <w:rPr>
          <w:rFonts w:ascii="Arial" w:hAnsi="Arial" w:cs="Arial"/>
          <w:sz w:val="24"/>
          <w:szCs w:val="24"/>
        </w:rPr>
        <w:t xml:space="preserve">Assessment </w:t>
      </w:r>
      <w:r w:rsidR="006A5D5F">
        <w:rPr>
          <w:rFonts w:ascii="Arial" w:hAnsi="Arial" w:cs="Arial"/>
          <w:sz w:val="24"/>
          <w:szCs w:val="24"/>
        </w:rPr>
        <w:t>2</w:t>
      </w:r>
      <w:r>
        <w:rPr>
          <w:rFonts w:ascii="Arial" w:hAnsi="Arial" w:cs="Arial"/>
          <w:sz w:val="24"/>
          <w:szCs w:val="24"/>
        </w:rPr>
        <w:t xml:space="preserve">: </w:t>
      </w:r>
      <w:r w:rsidR="006A5D5F">
        <w:rPr>
          <w:rFonts w:ascii="Arial" w:hAnsi="Arial" w:cs="Arial"/>
          <w:sz w:val="24"/>
          <w:szCs w:val="24"/>
        </w:rPr>
        <w:t>Workbook</w:t>
      </w:r>
    </w:p>
    <w:p w14:paraId="1F153030" w14:textId="77777777" w:rsidR="00896A6C" w:rsidRDefault="00896A6C" w:rsidP="00896A6C">
      <w:pPr>
        <w:rPr>
          <w:rFonts w:ascii="Arial" w:hAnsi="Arial" w:cs="Arial"/>
          <w:sz w:val="24"/>
          <w:szCs w:val="24"/>
        </w:rPr>
      </w:pPr>
    </w:p>
    <w:p w14:paraId="0AE67570" w14:textId="215800A6" w:rsidR="00896A6C" w:rsidRDefault="00896A6C" w:rsidP="00896A6C">
      <w:pPr>
        <w:pStyle w:val="NoSpacing"/>
        <w:numPr>
          <w:ilvl w:val="0"/>
          <w:numId w:val="55"/>
        </w:numPr>
        <w:spacing w:after="160"/>
        <w:ind w:left="0" w:firstLine="0"/>
        <w:rPr>
          <w:rFonts w:ascii="Arial" w:hAnsi="Arial" w:cs="Arial"/>
          <w:sz w:val="24"/>
          <w:szCs w:val="24"/>
        </w:rPr>
      </w:pPr>
      <w:r>
        <w:rPr>
          <w:rFonts w:ascii="Arial" w:hAnsi="Arial" w:cs="Arial"/>
          <w:sz w:val="24"/>
          <w:szCs w:val="24"/>
        </w:rPr>
        <w:t xml:space="preserve">Prior to engaging in the </w:t>
      </w:r>
      <w:r w:rsidR="006A5D5F">
        <w:rPr>
          <w:rFonts w:ascii="Arial" w:hAnsi="Arial" w:cs="Arial"/>
          <w:sz w:val="24"/>
          <w:szCs w:val="24"/>
        </w:rPr>
        <w:t>Workbook</w:t>
      </w:r>
      <w:r>
        <w:rPr>
          <w:rFonts w:ascii="Arial" w:hAnsi="Arial" w:cs="Arial"/>
          <w:sz w:val="24"/>
          <w:szCs w:val="24"/>
        </w:rPr>
        <w:t>, f</w:t>
      </w:r>
      <w:r w:rsidRPr="00CA4A55">
        <w:rPr>
          <w:rFonts w:ascii="Arial" w:hAnsi="Arial" w:cs="Arial"/>
          <w:sz w:val="24"/>
          <w:szCs w:val="24"/>
        </w:rPr>
        <w:t xml:space="preserve">irstly, </w:t>
      </w:r>
      <w:r>
        <w:rPr>
          <w:rFonts w:ascii="Arial" w:hAnsi="Arial" w:cs="Arial"/>
          <w:sz w:val="24"/>
          <w:szCs w:val="24"/>
        </w:rPr>
        <w:t xml:space="preserve">please make sure that you have read the </w:t>
      </w:r>
      <w:r w:rsidR="0070410A">
        <w:rPr>
          <w:rFonts w:ascii="Arial" w:hAnsi="Arial" w:cs="Arial"/>
          <w:sz w:val="24"/>
          <w:szCs w:val="24"/>
        </w:rPr>
        <w:t>Workbook</w:t>
      </w:r>
      <w:r>
        <w:rPr>
          <w:rFonts w:ascii="Arial" w:hAnsi="Arial" w:cs="Arial"/>
          <w:sz w:val="24"/>
          <w:szCs w:val="24"/>
        </w:rPr>
        <w:t xml:space="preserve"> Brief</w:t>
      </w:r>
      <w:r w:rsidR="00FE7BE1">
        <w:rPr>
          <w:rFonts w:ascii="Arial" w:hAnsi="Arial" w:cs="Arial"/>
          <w:sz w:val="24"/>
          <w:szCs w:val="24"/>
        </w:rPr>
        <w:t xml:space="preserve"> and the summary above</w:t>
      </w:r>
      <w:r>
        <w:rPr>
          <w:rFonts w:ascii="Arial" w:hAnsi="Arial" w:cs="Arial"/>
          <w:sz w:val="24"/>
          <w:szCs w:val="24"/>
        </w:rPr>
        <w:t xml:space="preserve">. </w:t>
      </w:r>
    </w:p>
    <w:p w14:paraId="4633EE8D" w14:textId="481D9D39" w:rsidR="00896A6C" w:rsidRDefault="00896A6C" w:rsidP="00896A6C">
      <w:pPr>
        <w:pStyle w:val="NoSpacing"/>
        <w:numPr>
          <w:ilvl w:val="0"/>
          <w:numId w:val="55"/>
        </w:numPr>
        <w:spacing w:after="160"/>
        <w:ind w:left="0" w:firstLine="0"/>
        <w:rPr>
          <w:rFonts w:ascii="Arial" w:hAnsi="Arial" w:cs="Arial"/>
          <w:sz w:val="24"/>
          <w:szCs w:val="24"/>
        </w:rPr>
      </w:pPr>
      <w:r>
        <w:rPr>
          <w:rFonts w:ascii="Arial" w:hAnsi="Arial" w:cs="Arial"/>
          <w:sz w:val="24"/>
          <w:szCs w:val="24"/>
        </w:rPr>
        <w:t xml:space="preserve">Next, </w:t>
      </w:r>
      <w:r w:rsidRPr="00CA4A55">
        <w:rPr>
          <w:rFonts w:ascii="Arial" w:hAnsi="Arial" w:cs="Arial"/>
          <w:sz w:val="24"/>
          <w:szCs w:val="24"/>
        </w:rPr>
        <w:t xml:space="preserve">please save this document onto your files now. Label it with your surname and initials and </w:t>
      </w:r>
      <w:r w:rsidR="00A97FA4">
        <w:rPr>
          <w:rFonts w:ascii="Arial" w:hAnsi="Arial" w:cs="Arial"/>
          <w:sz w:val="24"/>
          <w:szCs w:val="24"/>
        </w:rPr>
        <w:t>Workbook</w:t>
      </w:r>
      <w:r w:rsidRPr="00CA4A55">
        <w:rPr>
          <w:rFonts w:ascii="Arial" w:hAnsi="Arial" w:cs="Arial"/>
          <w:sz w:val="24"/>
          <w:szCs w:val="24"/>
        </w:rPr>
        <w:t>, e.g. SmithJ_</w:t>
      </w:r>
      <w:r w:rsidR="0070410A">
        <w:rPr>
          <w:rFonts w:ascii="Arial" w:hAnsi="Arial" w:cs="Arial"/>
          <w:sz w:val="24"/>
          <w:szCs w:val="24"/>
        </w:rPr>
        <w:t>Workbook</w:t>
      </w:r>
      <w:r w:rsidRPr="00CA4A55">
        <w:rPr>
          <w:rFonts w:ascii="Arial" w:hAnsi="Arial" w:cs="Arial"/>
          <w:sz w:val="24"/>
          <w:szCs w:val="24"/>
        </w:rPr>
        <w:t>.doc</w:t>
      </w:r>
    </w:p>
    <w:p w14:paraId="51537F26" w14:textId="77777777" w:rsidR="00896A6C" w:rsidRPr="005F6E14" w:rsidRDefault="00896A6C" w:rsidP="00896A6C">
      <w:pPr>
        <w:pStyle w:val="NoSpacing"/>
        <w:numPr>
          <w:ilvl w:val="0"/>
          <w:numId w:val="55"/>
        </w:numPr>
        <w:spacing w:after="160"/>
        <w:ind w:left="0" w:firstLine="0"/>
        <w:rPr>
          <w:rFonts w:ascii="Arial" w:hAnsi="Arial" w:cs="Arial"/>
          <w:sz w:val="24"/>
          <w:szCs w:val="24"/>
          <w:highlight w:val="yellow"/>
        </w:rPr>
      </w:pPr>
      <w:r w:rsidRPr="005F6E14">
        <w:rPr>
          <w:rFonts w:ascii="Arial" w:hAnsi="Arial" w:cs="Arial"/>
          <w:sz w:val="24"/>
          <w:szCs w:val="24"/>
          <w:highlight w:val="yellow"/>
        </w:rPr>
        <w:t xml:space="preserve">Then type your name and student number into the box below </w:t>
      </w:r>
    </w:p>
    <w:tbl>
      <w:tblPr>
        <w:tblStyle w:val="TableGrid"/>
        <w:tblW w:w="0" w:type="auto"/>
        <w:tblLook w:val="04A0" w:firstRow="1" w:lastRow="0" w:firstColumn="1" w:lastColumn="0" w:noHBand="0" w:noVBand="1"/>
      </w:tblPr>
      <w:tblGrid>
        <w:gridCol w:w="9016"/>
      </w:tblGrid>
      <w:tr w:rsidR="00896A6C" w14:paraId="200F3622" w14:textId="77777777" w:rsidTr="00D71A48">
        <w:tc>
          <w:tcPr>
            <w:tcW w:w="9016" w:type="dxa"/>
          </w:tcPr>
          <w:p w14:paraId="0B41AC2D" w14:textId="77777777" w:rsidR="00896A6C" w:rsidRDefault="00896A6C" w:rsidP="00D71A48">
            <w:pPr>
              <w:pStyle w:val="NoSpacing"/>
              <w:spacing w:after="160"/>
              <w:rPr>
                <w:rFonts w:ascii="Arial" w:hAnsi="Arial" w:cs="Arial"/>
                <w:sz w:val="24"/>
                <w:szCs w:val="24"/>
              </w:rPr>
            </w:pPr>
          </w:p>
          <w:p w14:paraId="7176E5E1" w14:textId="77777777" w:rsidR="00896A6C" w:rsidRDefault="00896A6C" w:rsidP="00D71A48">
            <w:pPr>
              <w:pStyle w:val="NoSpacing"/>
              <w:spacing w:after="160"/>
              <w:rPr>
                <w:rFonts w:ascii="Arial" w:hAnsi="Arial" w:cs="Arial"/>
                <w:sz w:val="24"/>
                <w:szCs w:val="24"/>
              </w:rPr>
            </w:pPr>
          </w:p>
          <w:p w14:paraId="795DD708" w14:textId="77777777" w:rsidR="00896A6C" w:rsidRDefault="00896A6C" w:rsidP="00D71A48">
            <w:pPr>
              <w:pStyle w:val="NoSpacing"/>
              <w:spacing w:after="160"/>
              <w:rPr>
                <w:rFonts w:ascii="Arial" w:hAnsi="Arial" w:cs="Arial"/>
                <w:sz w:val="24"/>
                <w:szCs w:val="24"/>
              </w:rPr>
            </w:pPr>
          </w:p>
        </w:tc>
      </w:tr>
    </w:tbl>
    <w:p w14:paraId="029C834F" w14:textId="77777777" w:rsidR="00896A6C" w:rsidRDefault="00896A6C" w:rsidP="00896A6C">
      <w:pPr>
        <w:pStyle w:val="NoSpacing"/>
        <w:spacing w:after="160"/>
        <w:rPr>
          <w:rFonts w:ascii="Arial" w:hAnsi="Arial" w:cs="Arial"/>
          <w:sz w:val="24"/>
          <w:szCs w:val="24"/>
        </w:rPr>
      </w:pPr>
    </w:p>
    <w:p w14:paraId="49660FB7" w14:textId="25A096AB" w:rsidR="00896A6C" w:rsidRDefault="00896A6C" w:rsidP="00896A6C">
      <w:pPr>
        <w:pStyle w:val="NoSpacing"/>
        <w:spacing w:after="160"/>
        <w:rPr>
          <w:rFonts w:ascii="Arial" w:hAnsi="Arial" w:cs="Arial"/>
          <w:sz w:val="24"/>
          <w:szCs w:val="24"/>
        </w:rPr>
      </w:pPr>
      <w:r>
        <w:rPr>
          <w:rFonts w:ascii="Arial" w:hAnsi="Arial" w:cs="Arial"/>
          <w:sz w:val="24"/>
          <w:szCs w:val="24"/>
        </w:rPr>
        <w:t xml:space="preserve">A reminder from the Assessment </w:t>
      </w:r>
      <w:r w:rsidR="0070410A">
        <w:rPr>
          <w:rFonts w:ascii="Arial" w:hAnsi="Arial" w:cs="Arial"/>
          <w:sz w:val="24"/>
          <w:szCs w:val="24"/>
        </w:rPr>
        <w:t>2</w:t>
      </w:r>
      <w:r>
        <w:rPr>
          <w:rFonts w:ascii="Arial" w:hAnsi="Arial" w:cs="Arial"/>
          <w:sz w:val="24"/>
          <w:szCs w:val="24"/>
        </w:rPr>
        <w:t xml:space="preserve"> Brief:</w:t>
      </w:r>
    </w:p>
    <w:p w14:paraId="74AAFBAE" w14:textId="77777777" w:rsidR="0070410A" w:rsidRPr="00434287" w:rsidRDefault="0070410A" w:rsidP="0070410A">
      <w:pPr>
        <w:pStyle w:val="Heading1"/>
        <w:spacing w:after="120"/>
        <w:rPr>
          <w:rFonts w:ascii="Arial" w:eastAsia="Aptos Display" w:hAnsi="Arial" w:cs="Arial"/>
        </w:rPr>
      </w:pPr>
      <w:r w:rsidRPr="00434287">
        <w:rPr>
          <w:rFonts w:ascii="Arial" w:eastAsia="Aptos Display" w:hAnsi="Arial" w:cs="Arial"/>
        </w:rPr>
        <w:t>Generative Artificial Intelligence (GenAI) Guidelines</w:t>
      </w:r>
    </w:p>
    <w:p w14:paraId="5E864A34" w14:textId="77777777" w:rsidR="0070410A" w:rsidRPr="00434287" w:rsidRDefault="0070410A" w:rsidP="0070410A">
      <w:pPr>
        <w:pStyle w:val="Heading2"/>
        <w:spacing w:after="120"/>
        <w:rPr>
          <w:rFonts w:ascii="Arial" w:hAnsi="Arial" w:cs="Arial"/>
        </w:rPr>
      </w:pPr>
      <w:r w:rsidRPr="00434287">
        <w:rPr>
          <w:rFonts w:ascii="Arial" w:hAnsi="Arial" w:cs="Arial"/>
        </w:rPr>
        <w:t xml:space="preserve">Conditions of Use </w:t>
      </w:r>
    </w:p>
    <w:p w14:paraId="60D9A0CE" w14:textId="77777777" w:rsidR="0070410A" w:rsidRPr="00434287" w:rsidRDefault="0070410A" w:rsidP="0070410A">
      <w:pPr>
        <w:spacing w:after="120"/>
        <w:rPr>
          <w:rFonts w:ascii="Arial" w:eastAsia="Aptos" w:hAnsi="Arial" w:cs="Arial"/>
          <w:color w:val="000000" w:themeColor="text1"/>
        </w:rPr>
      </w:pPr>
      <w:r w:rsidRPr="00434287">
        <w:rPr>
          <w:rFonts w:ascii="Arial" w:hAnsi="Arial" w:cs="Arial"/>
          <w:b/>
          <w:bCs/>
        </w:rPr>
        <w:t>Level 2 - Purpose-Specific GenAI Use:</w:t>
      </w:r>
      <w:r w:rsidRPr="00434287">
        <w:rPr>
          <w:rFonts w:ascii="Arial" w:hAnsi="Arial" w:cs="Arial"/>
        </w:rPr>
        <w:t xml:space="preserve"> GenAI tools used for specific assessment tasks or purposes as identified below.</w:t>
      </w:r>
    </w:p>
    <w:p w14:paraId="17FAD89A" w14:textId="77777777" w:rsidR="0070410A" w:rsidRPr="00434287" w:rsidRDefault="0070410A" w:rsidP="0070410A">
      <w:pPr>
        <w:pStyle w:val="Heading3"/>
        <w:spacing w:before="120" w:after="120"/>
        <w:rPr>
          <w:rFonts w:ascii="Arial" w:hAnsi="Arial" w:cs="Arial"/>
        </w:rPr>
      </w:pPr>
      <w:r w:rsidRPr="00434287">
        <w:rPr>
          <w:rFonts w:ascii="Arial" w:hAnsi="Arial" w:cs="Arial"/>
        </w:rPr>
        <w:t>Permitted Uses (Level 2)</w:t>
      </w:r>
    </w:p>
    <w:p w14:paraId="0D5456A7" w14:textId="77777777" w:rsidR="0070410A" w:rsidRPr="00434287" w:rsidRDefault="0070410A" w:rsidP="0070410A">
      <w:pPr>
        <w:spacing w:after="120"/>
        <w:rPr>
          <w:rFonts w:ascii="Arial" w:eastAsia="Aptos" w:hAnsi="Arial" w:cs="Arial"/>
          <w:color w:val="000000" w:themeColor="text1"/>
        </w:rPr>
      </w:pPr>
      <w:r w:rsidRPr="00434287">
        <w:rPr>
          <w:rFonts w:ascii="Arial" w:hAnsi="Arial" w:cs="Arial"/>
        </w:rPr>
        <w:t>Formatting, spelling and grammar: Grammarly is permitted for language improvements only.</w:t>
      </w:r>
    </w:p>
    <w:p w14:paraId="778CFBD0" w14:textId="77777777" w:rsidR="0070410A" w:rsidRPr="00434287" w:rsidRDefault="0070410A" w:rsidP="0070410A">
      <w:pPr>
        <w:pStyle w:val="Heading2"/>
        <w:rPr>
          <w:rFonts w:ascii="Arial" w:eastAsia="Aptos Display" w:hAnsi="Arial" w:cs="Arial"/>
        </w:rPr>
      </w:pPr>
      <w:r w:rsidRPr="00434287">
        <w:rPr>
          <w:rFonts w:ascii="Arial" w:eastAsia="Aptos Display" w:hAnsi="Arial" w:cs="Arial"/>
        </w:rPr>
        <w:lastRenderedPageBreak/>
        <w:t>Evidence of GenAI Use</w:t>
      </w:r>
    </w:p>
    <w:p w14:paraId="76A54EC6" w14:textId="77777777" w:rsidR="0070410A" w:rsidRPr="00434287" w:rsidRDefault="0070410A" w:rsidP="0070410A">
      <w:pPr>
        <w:rPr>
          <w:rFonts w:ascii="Arial" w:eastAsia="Aptos" w:hAnsi="Arial" w:cs="Arial"/>
        </w:rPr>
      </w:pPr>
      <w:r w:rsidRPr="00434287">
        <w:rPr>
          <w:rFonts w:ascii="Arial" w:eastAsia="Aptos" w:hAnsi="Arial" w:cs="Arial"/>
        </w:rPr>
        <w:t xml:space="preserve">You may be required to </w:t>
      </w:r>
      <w:r w:rsidRPr="00434287">
        <w:rPr>
          <w:rFonts w:ascii="Arial" w:hAnsi="Arial" w:cs="Arial"/>
        </w:rPr>
        <w:t xml:space="preserve">demonstrate / explain / provide evidence </w:t>
      </w:r>
      <w:r w:rsidRPr="00434287">
        <w:rPr>
          <w:rFonts w:ascii="Arial" w:eastAsia="Aptos" w:hAnsi="Arial" w:cs="Arial"/>
        </w:rPr>
        <w:t xml:space="preserve">of how you have used GenAI to complete this assessment. It is your responsibility to maintain accurate and detailed records of your GenAI use. </w:t>
      </w:r>
    </w:p>
    <w:p w14:paraId="3ECBF7A4" w14:textId="77777777" w:rsidR="0070410A" w:rsidRPr="00434287" w:rsidRDefault="0070410A" w:rsidP="0070410A">
      <w:pPr>
        <w:spacing w:after="120"/>
        <w:rPr>
          <w:rFonts w:ascii="Arial" w:eastAsia="Aptos" w:hAnsi="Arial" w:cs="Arial"/>
          <w:lang w:val="en-US"/>
        </w:rPr>
      </w:pPr>
      <w:r w:rsidRPr="00434287">
        <w:rPr>
          <w:rFonts w:ascii="Arial" w:eastAsia="Aptos" w:hAnsi="Arial" w:cs="Arial"/>
        </w:rPr>
        <w:t xml:space="preserve">For further information, </w:t>
      </w:r>
      <w:r w:rsidRPr="00434287">
        <w:rPr>
          <w:rFonts w:ascii="Arial" w:hAnsi="Arial" w:cs="Arial"/>
        </w:rPr>
        <w:t xml:space="preserve">see </w:t>
      </w:r>
      <w:hyperlink r:id="rId11" w:history="1">
        <w:r w:rsidRPr="00434287">
          <w:rPr>
            <w:rStyle w:val="Hyperlink"/>
            <w:rFonts w:ascii="Arial" w:hAnsi="Arial" w:cs="Arial"/>
            <w:bCs/>
            <w:color w:val="0F4761"/>
          </w:rPr>
          <w:t>Evidence of GenAI Use Guide</w:t>
        </w:r>
      </w:hyperlink>
      <w:r w:rsidRPr="00434287">
        <w:rPr>
          <w:rFonts w:ascii="Arial" w:hAnsi="Arial" w:cs="Arial"/>
          <w:bCs/>
          <w:color w:val="0F4761"/>
        </w:rPr>
        <w:t>.</w:t>
      </w:r>
      <w:r w:rsidRPr="00434287">
        <w:rPr>
          <w:rFonts w:ascii="Arial" w:hAnsi="Arial" w:cs="Arial"/>
          <w:bCs/>
        </w:rPr>
        <w:t xml:space="preserve"> </w:t>
      </w:r>
      <w:r w:rsidRPr="00434287">
        <w:rPr>
          <w:rFonts w:ascii="Arial" w:eastAsia="Aptos" w:hAnsi="Arial" w:cs="Arial"/>
        </w:rPr>
        <w:t xml:space="preserve">This guide provides information regarding the types of evidence that may be requested </w:t>
      </w:r>
      <w:r w:rsidRPr="00434287">
        <w:rPr>
          <w:rFonts w:ascii="Arial" w:hAnsi="Arial" w:cs="Arial"/>
        </w:rPr>
        <w:t>and provides a template for your evidence collection</w:t>
      </w:r>
      <w:r w:rsidRPr="00434287">
        <w:rPr>
          <w:rFonts w:ascii="Arial" w:eastAsia="Aptos" w:hAnsi="Arial" w:cs="Arial"/>
        </w:rPr>
        <w:t>.</w:t>
      </w:r>
    </w:p>
    <w:p w14:paraId="31E83635" w14:textId="77777777" w:rsidR="0070410A" w:rsidRPr="00434287" w:rsidRDefault="0070410A" w:rsidP="0070410A">
      <w:pPr>
        <w:pStyle w:val="Heading2"/>
        <w:spacing w:before="240" w:after="120"/>
        <w:rPr>
          <w:rFonts w:ascii="Arial" w:hAnsi="Arial" w:cs="Arial"/>
        </w:rPr>
      </w:pPr>
      <w:r w:rsidRPr="00434287">
        <w:rPr>
          <w:rFonts w:ascii="Arial" w:hAnsi="Arial" w:cs="Arial"/>
        </w:rPr>
        <w:t xml:space="preserve">GenAI use </w:t>
      </w:r>
      <w:r w:rsidRPr="00434287">
        <w:rPr>
          <w:rFonts w:ascii="Arial" w:hAnsi="Arial" w:cs="Arial"/>
          <w:color w:val="0F4761"/>
        </w:rPr>
        <w:t>Acknowledgement</w:t>
      </w:r>
      <w:r w:rsidRPr="00434287">
        <w:rPr>
          <w:rFonts w:ascii="Arial" w:hAnsi="Arial" w:cs="Arial"/>
        </w:rPr>
        <w:t xml:space="preserve"> Statement </w:t>
      </w:r>
    </w:p>
    <w:p w14:paraId="34744ABF" w14:textId="77777777" w:rsidR="0070410A" w:rsidRDefault="0070410A" w:rsidP="0070410A">
      <w:pPr>
        <w:rPr>
          <w:rFonts w:ascii="Arial" w:eastAsia="Aptos" w:hAnsi="Arial" w:cs="Arial"/>
          <w:color w:val="000000" w:themeColor="text1"/>
        </w:rPr>
      </w:pPr>
      <w:r w:rsidRPr="00434287">
        <w:rPr>
          <w:rFonts w:ascii="Arial" w:eastAsia="Aptos" w:hAnsi="Arial" w:cs="Arial"/>
        </w:rPr>
        <w:t>The use of GenAI must be acknowledged appropriately. Failure to do so may result in an academic integrity breach, as outlined in the</w:t>
      </w:r>
      <w:r w:rsidRPr="00434287">
        <w:rPr>
          <w:rFonts w:ascii="Arial" w:eastAsia="Aptos" w:hAnsi="Arial" w:cs="Arial"/>
          <w:color w:val="000000" w:themeColor="text1"/>
        </w:rPr>
        <w:t xml:space="preserve"> </w:t>
      </w:r>
      <w:hyperlink r:id="rId12" w:anchor="section3">
        <w:r w:rsidRPr="00434287">
          <w:rPr>
            <w:rStyle w:val="Hyperlink"/>
            <w:rFonts w:ascii="Arial" w:eastAsia="Aptos" w:hAnsi="Arial" w:cs="Arial"/>
          </w:rPr>
          <w:t>Student Academic and Non-Academic Misconduct Rules, Section 3</w:t>
        </w:r>
      </w:hyperlink>
      <w:r w:rsidRPr="00434287">
        <w:rPr>
          <w:rFonts w:ascii="Arial" w:eastAsia="Aptos" w:hAnsi="Arial" w:cs="Arial"/>
          <w:color w:val="000000" w:themeColor="text1"/>
        </w:rPr>
        <w:t xml:space="preserve">.  </w:t>
      </w:r>
    </w:p>
    <w:p w14:paraId="42B5C455" w14:textId="77777777" w:rsidR="001323F7" w:rsidRDefault="001323F7" w:rsidP="0070410A">
      <w:pPr>
        <w:rPr>
          <w:rFonts w:ascii="Arial" w:eastAsia="Aptos" w:hAnsi="Arial" w:cs="Arial"/>
          <w:color w:val="000000" w:themeColor="text1"/>
        </w:rPr>
      </w:pPr>
    </w:p>
    <w:p w14:paraId="0EE07DFC" w14:textId="77777777" w:rsidR="001323F7" w:rsidRPr="00434287" w:rsidRDefault="001323F7" w:rsidP="0070410A">
      <w:pPr>
        <w:rPr>
          <w:rFonts w:ascii="Arial" w:hAnsi="Arial" w:cs="Arial"/>
        </w:rPr>
      </w:pPr>
    </w:p>
    <w:p w14:paraId="4BA13D7F" w14:textId="6DE48DF0" w:rsidR="00896A6C" w:rsidRPr="00977CE9" w:rsidRDefault="00896A6C" w:rsidP="00896A6C">
      <w:pPr>
        <w:pStyle w:val="NoSpacing"/>
        <w:numPr>
          <w:ilvl w:val="0"/>
          <w:numId w:val="55"/>
        </w:numPr>
        <w:spacing w:after="160"/>
        <w:ind w:left="0" w:firstLine="0"/>
        <w:rPr>
          <w:rFonts w:ascii="Arial" w:hAnsi="Arial" w:cs="Arial"/>
          <w:sz w:val="24"/>
          <w:szCs w:val="24"/>
          <w:highlight w:val="yellow"/>
        </w:rPr>
      </w:pPr>
      <w:r w:rsidRPr="00977CE9">
        <w:rPr>
          <w:rFonts w:ascii="Arial" w:hAnsi="Arial" w:cs="Arial"/>
          <w:sz w:val="24"/>
          <w:szCs w:val="24"/>
          <w:highlight w:val="yellow"/>
        </w:rPr>
        <w:t xml:space="preserve">Finally, in the box below, add a statement that includes your name and student number and </w:t>
      </w:r>
      <w:r w:rsidRPr="00977CE9">
        <w:rPr>
          <w:rFonts w:ascii="Arial" w:hAnsi="Arial" w:cs="Arial"/>
          <w:b/>
          <w:bCs/>
          <w:sz w:val="24"/>
          <w:szCs w:val="24"/>
          <w:highlight w:val="yellow"/>
        </w:rPr>
        <w:t xml:space="preserve">affirms </w:t>
      </w:r>
      <w:r w:rsidRPr="00977CE9">
        <w:rPr>
          <w:rFonts w:ascii="Arial" w:hAnsi="Arial" w:cs="Arial"/>
          <w:b/>
          <w:sz w:val="24"/>
          <w:szCs w:val="24"/>
          <w:highlight w:val="yellow"/>
        </w:rPr>
        <w:t xml:space="preserve">that you have read the SCU academic integrity policy, and that you will not breach that policy or the rules around AI use for this </w:t>
      </w:r>
      <w:proofErr w:type="gramStart"/>
      <w:r w:rsidRPr="00977CE9">
        <w:rPr>
          <w:rFonts w:ascii="Arial" w:hAnsi="Arial" w:cs="Arial"/>
          <w:b/>
          <w:sz w:val="24"/>
          <w:szCs w:val="24"/>
          <w:highlight w:val="yellow"/>
        </w:rPr>
        <w:t>assessment</w:t>
      </w:r>
      <w:r w:rsidRPr="00977CE9">
        <w:rPr>
          <w:rFonts w:ascii="Arial" w:hAnsi="Arial" w:cs="Arial"/>
          <w:sz w:val="24"/>
          <w:szCs w:val="24"/>
          <w:highlight w:val="yellow"/>
        </w:rPr>
        <w:t>;</w:t>
      </w:r>
      <w:proofErr w:type="gramEnd"/>
      <w:r w:rsidRPr="00977CE9">
        <w:rPr>
          <w:rFonts w:ascii="Arial" w:hAnsi="Arial" w:cs="Arial"/>
          <w:sz w:val="24"/>
          <w:szCs w:val="24"/>
          <w:highlight w:val="yellow"/>
        </w:rPr>
        <w:t xml:space="preserve"> e.g. “</w:t>
      </w:r>
      <w:r w:rsidRPr="00977CE9">
        <w:rPr>
          <w:rFonts w:ascii="Arial" w:hAnsi="Arial" w:cs="Arial"/>
          <w:i/>
          <w:sz w:val="24"/>
          <w:szCs w:val="24"/>
          <w:highlight w:val="yellow"/>
        </w:rPr>
        <w:t>I, J Smith, SN 00000000, have read the SCU academic integrity and AI policy and will not breach those policies in this or any SCU assignment.</w:t>
      </w:r>
      <w:r w:rsidR="00D25B26" w:rsidRPr="00977CE9">
        <w:rPr>
          <w:rFonts w:ascii="Arial" w:hAnsi="Arial" w:cs="Arial"/>
          <w:i/>
          <w:sz w:val="24"/>
          <w:szCs w:val="24"/>
          <w:highlight w:val="yellow"/>
        </w:rPr>
        <w:t xml:space="preserve"> I</w:t>
      </w:r>
      <w:r w:rsidR="009F049F" w:rsidRPr="00977CE9">
        <w:rPr>
          <w:rFonts w:ascii="Arial" w:hAnsi="Arial" w:cs="Arial"/>
          <w:i/>
          <w:sz w:val="24"/>
          <w:szCs w:val="24"/>
          <w:highlight w:val="yellow"/>
        </w:rPr>
        <w:t>n this assignment, I</w:t>
      </w:r>
      <w:r w:rsidR="00D25B26" w:rsidRPr="00977CE9">
        <w:rPr>
          <w:rFonts w:ascii="Arial" w:hAnsi="Arial" w:cs="Arial"/>
          <w:i/>
          <w:sz w:val="24"/>
          <w:szCs w:val="24"/>
          <w:highlight w:val="yellow"/>
        </w:rPr>
        <w:t xml:space="preserve"> have used AI in the following way: ____________”</w:t>
      </w:r>
      <w:r w:rsidRPr="00977CE9">
        <w:rPr>
          <w:rFonts w:ascii="Arial" w:hAnsi="Arial" w:cs="Arial"/>
          <w:sz w:val="24"/>
          <w:szCs w:val="24"/>
          <w:highlight w:val="yellow"/>
        </w:rPr>
        <w:t xml:space="preserve"> </w:t>
      </w:r>
      <w:r w:rsidR="001323F7" w:rsidRPr="00977CE9">
        <w:rPr>
          <w:rFonts w:ascii="Arial" w:hAnsi="Arial" w:cs="Arial"/>
          <w:sz w:val="24"/>
          <w:szCs w:val="24"/>
          <w:highlight w:val="yellow"/>
        </w:rPr>
        <w:t>Workbooks</w:t>
      </w:r>
      <w:r w:rsidRPr="00977CE9">
        <w:rPr>
          <w:rFonts w:ascii="Arial" w:hAnsi="Arial" w:cs="Arial"/>
          <w:sz w:val="24"/>
          <w:szCs w:val="24"/>
          <w:highlight w:val="yellow"/>
        </w:rPr>
        <w:t xml:space="preserve"> without a similar affirmation will be awarded no points (0 out of </w:t>
      </w:r>
      <w:r w:rsidR="00DA49B6">
        <w:rPr>
          <w:rFonts w:ascii="Arial" w:hAnsi="Arial" w:cs="Arial"/>
          <w:sz w:val="24"/>
          <w:szCs w:val="24"/>
          <w:highlight w:val="yellow"/>
        </w:rPr>
        <w:t>3</w:t>
      </w:r>
      <w:r w:rsidRPr="00977CE9">
        <w:rPr>
          <w:rFonts w:ascii="Arial" w:hAnsi="Arial" w:cs="Arial"/>
          <w:sz w:val="24"/>
          <w:szCs w:val="24"/>
          <w:highlight w:val="yellow"/>
        </w:rPr>
        <w:t>0).</w:t>
      </w:r>
    </w:p>
    <w:p w14:paraId="03C11B50" w14:textId="77777777" w:rsidR="00896A6C" w:rsidRPr="00CA4A55" w:rsidRDefault="00896A6C" w:rsidP="00896A6C">
      <w:pPr>
        <w:pStyle w:val="Heading2"/>
        <w:rPr>
          <w:rFonts w:ascii="Arial" w:hAnsi="Arial" w:cs="Arial"/>
          <w:sz w:val="24"/>
          <w:szCs w:val="24"/>
        </w:rPr>
      </w:pPr>
    </w:p>
    <w:tbl>
      <w:tblPr>
        <w:tblStyle w:val="TableGrid"/>
        <w:tblW w:w="0" w:type="auto"/>
        <w:tblLook w:val="04A0" w:firstRow="1" w:lastRow="0" w:firstColumn="1" w:lastColumn="0" w:noHBand="0" w:noVBand="1"/>
      </w:tblPr>
      <w:tblGrid>
        <w:gridCol w:w="9016"/>
      </w:tblGrid>
      <w:tr w:rsidR="00896A6C" w:rsidRPr="00CA4A55" w14:paraId="47FCE954" w14:textId="77777777" w:rsidTr="00D71A48">
        <w:trPr>
          <w:trHeight w:val="922"/>
        </w:trPr>
        <w:tc>
          <w:tcPr>
            <w:tcW w:w="9016" w:type="dxa"/>
          </w:tcPr>
          <w:p w14:paraId="22418E4D" w14:textId="77777777" w:rsidR="00896A6C" w:rsidRPr="00CA4A55" w:rsidRDefault="00896A6C" w:rsidP="00D71A48">
            <w:pPr>
              <w:pStyle w:val="Heading2"/>
              <w:rPr>
                <w:rFonts w:ascii="Arial" w:hAnsi="Arial" w:cs="Arial"/>
                <w:sz w:val="24"/>
                <w:szCs w:val="24"/>
              </w:rPr>
            </w:pPr>
          </w:p>
        </w:tc>
      </w:tr>
    </w:tbl>
    <w:p w14:paraId="4C900EB0" w14:textId="77777777" w:rsidR="00896A6C" w:rsidRDefault="00896A6C" w:rsidP="00896A6C">
      <w:pPr>
        <w:rPr>
          <w:rFonts w:ascii="Arial" w:eastAsiaTheme="majorEastAsia" w:hAnsi="Arial" w:cs="Arial"/>
          <w:color w:val="004664" w:themeColor="accent1" w:themeShade="BF"/>
          <w:sz w:val="24"/>
          <w:szCs w:val="24"/>
        </w:rPr>
      </w:pPr>
      <w:r>
        <w:rPr>
          <w:rFonts w:ascii="Arial" w:hAnsi="Arial" w:cs="Arial"/>
          <w:sz w:val="24"/>
          <w:szCs w:val="24"/>
        </w:rPr>
        <w:br w:type="page"/>
      </w:r>
    </w:p>
    <w:p w14:paraId="37C3917E" w14:textId="153211B1" w:rsidR="007544EE" w:rsidRDefault="007544EE" w:rsidP="007544EE">
      <w:pPr>
        <w:jc w:val="center"/>
        <w:rPr>
          <w:rFonts w:ascii="Arial" w:hAnsi="Arial" w:cs="Arial"/>
          <w:b/>
          <w:sz w:val="28"/>
          <w:szCs w:val="28"/>
          <w:u w:val="single"/>
        </w:rPr>
      </w:pPr>
      <w:r w:rsidRPr="005C2383">
        <w:rPr>
          <w:rFonts w:ascii="Arial" w:hAnsi="Arial" w:cs="Arial"/>
          <w:b/>
          <w:sz w:val="28"/>
          <w:szCs w:val="28"/>
          <w:u w:val="single"/>
        </w:rPr>
        <w:lastRenderedPageBreak/>
        <w:t xml:space="preserve">Multi-part </w:t>
      </w:r>
      <w:r w:rsidR="00DA6404">
        <w:rPr>
          <w:rFonts w:ascii="Arial" w:hAnsi="Arial" w:cs="Arial"/>
          <w:b/>
          <w:sz w:val="28"/>
          <w:szCs w:val="28"/>
          <w:u w:val="single"/>
        </w:rPr>
        <w:t>T</w:t>
      </w:r>
      <w:r w:rsidRPr="005C2383">
        <w:rPr>
          <w:rFonts w:ascii="Arial" w:hAnsi="Arial" w:cs="Arial"/>
          <w:b/>
          <w:sz w:val="28"/>
          <w:szCs w:val="28"/>
          <w:u w:val="single"/>
        </w:rPr>
        <w:t xml:space="preserve">utorial </w:t>
      </w:r>
      <w:r w:rsidR="00DA6404">
        <w:rPr>
          <w:rFonts w:ascii="Arial" w:hAnsi="Arial" w:cs="Arial"/>
          <w:b/>
          <w:sz w:val="28"/>
          <w:szCs w:val="28"/>
          <w:highlight w:val="yellow"/>
          <w:u w:val="single"/>
        </w:rPr>
        <w:t>Q</w:t>
      </w:r>
      <w:r w:rsidRPr="00CD05ED">
        <w:rPr>
          <w:rFonts w:ascii="Arial" w:hAnsi="Arial" w:cs="Arial"/>
          <w:b/>
          <w:sz w:val="28"/>
          <w:szCs w:val="28"/>
          <w:highlight w:val="yellow"/>
          <w:u w:val="single"/>
        </w:rPr>
        <w:t xml:space="preserve">uestion </w:t>
      </w:r>
      <w:r w:rsidR="005736EB" w:rsidRPr="00CD05ED">
        <w:rPr>
          <w:rFonts w:ascii="Arial" w:hAnsi="Arial" w:cs="Arial"/>
          <w:b/>
          <w:sz w:val="28"/>
          <w:szCs w:val="28"/>
          <w:highlight w:val="yellow"/>
          <w:u w:val="single"/>
        </w:rPr>
        <w:t>A</w:t>
      </w:r>
      <w:r w:rsidR="005736EB">
        <w:rPr>
          <w:rFonts w:ascii="Arial" w:hAnsi="Arial" w:cs="Arial"/>
          <w:b/>
          <w:sz w:val="28"/>
          <w:szCs w:val="28"/>
          <w:u w:val="single"/>
        </w:rPr>
        <w:t xml:space="preserve"> on Antihistamines</w:t>
      </w:r>
    </w:p>
    <w:p w14:paraId="64B16E88" w14:textId="1501AEDD" w:rsidR="007544EE" w:rsidRPr="00E701F6" w:rsidRDefault="007544EE" w:rsidP="007544EE">
      <w:pPr>
        <w:jc w:val="center"/>
        <w:rPr>
          <w:rFonts w:ascii="Arial" w:hAnsi="Arial" w:cs="Arial"/>
          <w:b/>
          <w:i/>
          <w:sz w:val="24"/>
          <w:szCs w:val="24"/>
          <w:u w:val="single"/>
        </w:rPr>
      </w:pPr>
      <w:r w:rsidRPr="00E701F6">
        <w:rPr>
          <w:rFonts w:ascii="Arial" w:hAnsi="Arial" w:cs="Arial"/>
          <w:b/>
          <w:sz w:val="24"/>
          <w:szCs w:val="24"/>
          <w:u w:val="single"/>
        </w:rPr>
        <w:t>(</w:t>
      </w:r>
      <w:r w:rsidR="00DA6404">
        <w:rPr>
          <w:rFonts w:ascii="Arial" w:hAnsi="Arial" w:cs="Arial"/>
          <w:b/>
          <w:sz w:val="24"/>
          <w:szCs w:val="24"/>
          <w:u w:val="single"/>
        </w:rPr>
        <w:t>A</w:t>
      </w:r>
      <w:r w:rsidRPr="00E701F6">
        <w:rPr>
          <w:rFonts w:ascii="Arial" w:hAnsi="Arial" w:cs="Arial"/>
          <w:b/>
          <w:sz w:val="24"/>
          <w:szCs w:val="24"/>
          <w:u w:val="single"/>
        </w:rPr>
        <w:t xml:space="preserve">nswer this </w:t>
      </w:r>
      <w:r w:rsidR="009B7A88" w:rsidRPr="00E701F6">
        <w:rPr>
          <w:rFonts w:ascii="Arial" w:hAnsi="Arial" w:cs="Arial"/>
          <w:b/>
          <w:sz w:val="24"/>
          <w:szCs w:val="24"/>
          <w:u w:val="single"/>
        </w:rPr>
        <w:t>q</w:t>
      </w:r>
      <w:r w:rsidRPr="00E701F6">
        <w:rPr>
          <w:rFonts w:ascii="Arial" w:hAnsi="Arial" w:cs="Arial"/>
          <w:b/>
          <w:sz w:val="24"/>
          <w:szCs w:val="24"/>
          <w:u w:val="single"/>
        </w:rPr>
        <w:t xml:space="preserve">uestion OR </w:t>
      </w:r>
      <w:r w:rsidR="009B7A88" w:rsidRPr="00E701F6">
        <w:rPr>
          <w:rFonts w:ascii="Arial" w:hAnsi="Arial" w:cs="Arial"/>
          <w:b/>
          <w:sz w:val="24"/>
          <w:szCs w:val="24"/>
          <w:u w:val="single"/>
        </w:rPr>
        <w:t>question C</w:t>
      </w:r>
      <w:r w:rsidRPr="00E701F6">
        <w:rPr>
          <w:rFonts w:ascii="Arial" w:hAnsi="Arial" w:cs="Arial"/>
          <w:b/>
          <w:sz w:val="24"/>
          <w:szCs w:val="24"/>
          <w:u w:val="single"/>
        </w:rPr>
        <w:t>, not both)</w:t>
      </w:r>
      <w:r w:rsidRPr="00E701F6">
        <w:rPr>
          <w:rFonts w:ascii="Arial" w:hAnsi="Arial" w:cs="Arial"/>
          <w:b/>
          <w:i/>
          <w:sz w:val="24"/>
          <w:szCs w:val="24"/>
          <w:u w:val="single"/>
        </w:rPr>
        <w:t xml:space="preserve"> </w:t>
      </w:r>
    </w:p>
    <w:p w14:paraId="4E7558ED" w14:textId="77777777" w:rsidR="007544EE" w:rsidRDefault="007544EE" w:rsidP="007544EE">
      <w:pPr>
        <w:spacing w:line="256" w:lineRule="auto"/>
        <w:rPr>
          <w:rFonts w:ascii="Arial" w:eastAsiaTheme="minorHAnsi" w:hAnsi="Arial" w:cs="Arial"/>
          <w:sz w:val="24"/>
          <w:szCs w:val="24"/>
        </w:rPr>
      </w:pPr>
    </w:p>
    <w:p w14:paraId="39BB9324" w14:textId="2420D1EB" w:rsidR="00E72F24" w:rsidRPr="00CA4A55" w:rsidRDefault="00680EB3" w:rsidP="00E72F24">
      <w:pPr>
        <w:spacing w:before="100" w:beforeAutospacing="1" w:after="100" w:afterAutospacing="1" w:line="240" w:lineRule="auto"/>
        <w:jc w:val="center"/>
        <w:rPr>
          <w:rFonts w:ascii="Arial" w:eastAsia="Times New Roman" w:hAnsi="Arial" w:cs="Arial"/>
          <w:sz w:val="24"/>
          <w:szCs w:val="24"/>
          <w:lang w:eastAsia="en-AU"/>
        </w:rPr>
      </w:pPr>
      <w:r>
        <w:rPr>
          <w:rFonts w:ascii="Arial" w:eastAsia="Times New Roman" w:hAnsi="Arial" w:cs="Arial"/>
          <w:b/>
          <w:bCs/>
          <w:color w:val="000000"/>
          <w:sz w:val="24"/>
          <w:szCs w:val="24"/>
          <w:lang w:eastAsia="en-AU"/>
        </w:rPr>
        <w:t xml:space="preserve">Make sure that you </w:t>
      </w:r>
      <w:r w:rsidR="0052220E">
        <w:rPr>
          <w:rFonts w:ascii="Arial" w:eastAsia="Times New Roman" w:hAnsi="Arial" w:cs="Arial"/>
          <w:b/>
          <w:bCs/>
          <w:color w:val="000000"/>
          <w:sz w:val="24"/>
          <w:szCs w:val="24"/>
          <w:lang w:eastAsia="en-AU"/>
        </w:rPr>
        <w:t xml:space="preserve">have read the </w:t>
      </w:r>
      <w:r w:rsidR="003B1AB6">
        <w:rPr>
          <w:rFonts w:ascii="Arial" w:eastAsia="Times New Roman" w:hAnsi="Arial" w:cs="Arial"/>
          <w:b/>
          <w:bCs/>
          <w:color w:val="000000"/>
          <w:sz w:val="24"/>
          <w:szCs w:val="24"/>
          <w:lang w:eastAsia="en-AU"/>
        </w:rPr>
        <w:t>A</w:t>
      </w:r>
      <w:r w:rsidR="0052220E">
        <w:rPr>
          <w:rFonts w:ascii="Arial" w:eastAsia="Times New Roman" w:hAnsi="Arial" w:cs="Arial"/>
          <w:b/>
          <w:bCs/>
          <w:color w:val="000000"/>
          <w:sz w:val="24"/>
          <w:szCs w:val="24"/>
          <w:lang w:eastAsia="en-AU"/>
        </w:rPr>
        <w:t xml:space="preserve">ssessment 2 </w:t>
      </w:r>
      <w:r w:rsidR="003B1AB6">
        <w:rPr>
          <w:rFonts w:ascii="Arial" w:eastAsia="Times New Roman" w:hAnsi="Arial" w:cs="Arial"/>
          <w:b/>
          <w:bCs/>
          <w:color w:val="000000"/>
          <w:sz w:val="24"/>
          <w:szCs w:val="24"/>
          <w:lang w:eastAsia="en-AU"/>
        </w:rPr>
        <w:t>B</w:t>
      </w:r>
      <w:r w:rsidR="0052220E">
        <w:rPr>
          <w:rFonts w:ascii="Arial" w:eastAsia="Times New Roman" w:hAnsi="Arial" w:cs="Arial"/>
          <w:b/>
          <w:bCs/>
          <w:color w:val="000000"/>
          <w:sz w:val="24"/>
          <w:szCs w:val="24"/>
          <w:lang w:eastAsia="en-AU"/>
        </w:rPr>
        <w:t xml:space="preserve">rief and the important reminders above prior to starting </w:t>
      </w:r>
      <w:r w:rsidR="00E701F6">
        <w:rPr>
          <w:rFonts w:ascii="Arial" w:eastAsia="Times New Roman" w:hAnsi="Arial" w:cs="Arial"/>
          <w:b/>
          <w:bCs/>
          <w:color w:val="000000"/>
          <w:sz w:val="24"/>
          <w:szCs w:val="24"/>
          <w:lang w:eastAsia="en-AU"/>
        </w:rPr>
        <w:t>this workbook!</w:t>
      </w:r>
    </w:p>
    <w:p w14:paraId="349F59F9" w14:textId="77777777" w:rsidR="007544EE" w:rsidRPr="007544EE" w:rsidRDefault="007544EE" w:rsidP="007544EE">
      <w:pPr>
        <w:spacing w:line="256" w:lineRule="auto"/>
        <w:rPr>
          <w:rFonts w:ascii="Arial" w:eastAsiaTheme="minorHAnsi" w:hAnsi="Arial" w:cs="Arial"/>
          <w:sz w:val="24"/>
          <w:szCs w:val="24"/>
        </w:rPr>
      </w:pPr>
    </w:p>
    <w:p w14:paraId="2C67461E" w14:textId="7EF08403" w:rsidR="002F139A" w:rsidRPr="00CA4A55" w:rsidRDefault="000F157F" w:rsidP="007544EE">
      <w:pPr>
        <w:pStyle w:val="ListParagraph"/>
        <w:numPr>
          <w:ilvl w:val="0"/>
          <w:numId w:val="52"/>
        </w:numPr>
        <w:spacing w:line="256" w:lineRule="auto"/>
        <w:rPr>
          <w:rFonts w:ascii="Arial" w:eastAsiaTheme="minorHAnsi" w:hAnsi="Arial" w:cs="Arial"/>
          <w:sz w:val="24"/>
          <w:szCs w:val="24"/>
        </w:rPr>
      </w:pPr>
      <w:r w:rsidRPr="000F157F">
        <w:rPr>
          <w:rFonts w:ascii="Arial" w:hAnsi="Arial" w:cs="Arial"/>
          <w:sz w:val="24"/>
          <w:szCs w:val="24"/>
        </w:rPr>
        <w:t>Using the antihistamines discussed in the tutorial, compare</w:t>
      </w:r>
      <w:ins w:id="2" w:author="Kushal Khanal" w:date="2026-04-05T17:31:00Z" w16du:dateUtc="2026-04-05T11:46:00Z">
        <w:r w:rsidR="00761415">
          <w:rPr>
            <w:rFonts w:ascii="Arial" w:hAnsi="Arial" w:cs="Arial"/>
            <w:sz w:val="24"/>
            <w:szCs w:val="24"/>
          </w:rPr>
          <w:t xml:space="preserve"> </w:t>
        </w:r>
        <w:r w:rsidR="00761415" w:rsidRPr="00761415">
          <w:rPr>
            <w:rFonts w:ascii="Arial" w:eastAsia="Helvetica Neue" w:hAnsi="Arial" w:cs="Arial"/>
            <w:sz w:val="24"/>
            <w:szCs w:val="24"/>
            <w:lang w:val="en-US"/>
            <w:rPrChange w:id="3" w:author="Kushal Khanal" w:date="2026-04-05T17:32:00Z" w16du:dateUtc="2026-04-05T11:47:00Z">
              <w:rPr>
                <w:rFonts w:ascii="Helvetica Neue" w:eastAsia="Helvetica Neue" w:hAnsi="Helvetica Neue" w:cs="Helvetica Neue"/>
                <w:sz w:val="19"/>
                <w:szCs w:val="19"/>
                <w:lang w:val="en-US"/>
              </w:rPr>
            </w:rPrChange>
          </w:rPr>
          <w:t>first- and second-generation antihistamines, outlining the key advantages of second-generation antihistamines, and explaining why they have a superior side-effect profile. Explain the reasons for the clinical indications of second-generation antihistamines</w:t>
        </w:r>
      </w:ins>
      <w:ins w:id="4" w:author="Kushal Khanal" w:date="2026-04-05T17:32:00Z" w16du:dateUtc="2026-04-05T11:47:00Z">
        <w:r w:rsidR="00761415" w:rsidRPr="00761415">
          <w:rPr>
            <w:rFonts w:ascii="Arial" w:eastAsia="Helvetica Neue" w:hAnsi="Arial" w:cs="Arial"/>
            <w:sz w:val="24"/>
            <w:szCs w:val="24"/>
            <w:lang w:val="en-US"/>
            <w:rPrChange w:id="5" w:author="Kushal Khanal" w:date="2026-04-05T17:32:00Z" w16du:dateUtc="2026-04-05T11:47:00Z">
              <w:rPr>
                <w:rFonts w:ascii="Helvetica Neue" w:eastAsia="Helvetica Neue" w:hAnsi="Helvetica Neue" w:cs="Helvetica Neue"/>
                <w:sz w:val="19"/>
                <w:szCs w:val="19"/>
                <w:lang w:val="en-US"/>
              </w:rPr>
            </w:rPrChange>
          </w:rPr>
          <w:t>.</w:t>
        </w:r>
      </w:ins>
      <w:r w:rsidRPr="00761415">
        <w:rPr>
          <w:rFonts w:ascii="Arial" w:eastAsiaTheme="minorHAnsi" w:hAnsi="Arial" w:cs="Arial"/>
          <w:sz w:val="24"/>
          <w:szCs w:val="24"/>
        </w:rPr>
        <w:t xml:space="preserve"> </w:t>
      </w:r>
      <w:del w:id="6" w:author="Kushal Khanal" w:date="2026-04-05T17:30:00Z" w16du:dateUtc="2026-04-05T11:45:00Z">
        <w:r w:rsidR="00E21ECC" w:rsidRPr="000F157F" w:rsidDel="00761415">
          <w:rPr>
            <w:rFonts w:ascii="Arial" w:eastAsiaTheme="minorHAnsi" w:hAnsi="Arial" w:cs="Arial"/>
            <w:sz w:val="24"/>
            <w:szCs w:val="24"/>
          </w:rPr>
          <w:delText>…</w:delText>
        </w:r>
        <w:r w:rsidR="00717C63" w:rsidDel="00761415">
          <w:rPr>
            <w:rFonts w:ascii="Arial" w:eastAsiaTheme="minorHAnsi" w:hAnsi="Arial" w:cs="Arial"/>
            <w:sz w:val="24"/>
            <w:szCs w:val="24"/>
          </w:rPr>
          <w:delText xml:space="preserve"> </w:delText>
        </w:r>
        <w:r w:rsidR="00883DE9" w:rsidDel="00761415">
          <w:rPr>
            <w:rFonts w:ascii="Arial" w:eastAsiaTheme="minorHAnsi" w:hAnsi="Arial" w:cs="Arial"/>
            <w:sz w:val="24"/>
            <w:szCs w:val="24"/>
          </w:rPr>
          <w:delText>(</w:delText>
        </w:r>
        <w:r w:rsidDel="00761415">
          <w:rPr>
            <w:rFonts w:ascii="Arial" w:eastAsiaTheme="minorHAnsi" w:hAnsi="Arial" w:cs="Arial"/>
            <w:sz w:val="24"/>
            <w:szCs w:val="24"/>
          </w:rPr>
          <w:delText>5</w:delText>
        </w:r>
        <w:r w:rsidR="005F7F88" w:rsidDel="00761415">
          <w:rPr>
            <w:rFonts w:ascii="Arial" w:eastAsiaTheme="minorHAnsi" w:hAnsi="Arial" w:cs="Arial"/>
            <w:sz w:val="24"/>
            <w:szCs w:val="24"/>
          </w:rPr>
          <w:delText xml:space="preserve"> points; </w:delText>
        </w:r>
        <w:r w:rsidR="002F139A" w:rsidDel="00761415">
          <w:rPr>
            <w:rFonts w:ascii="Arial" w:eastAsiaTheme="minorHAnsi" w:hAnsi="Arial" w:cs="Arial"/>
            <w:sz w:val="24"/>
            <w:szCs w:val="24"/>
          </w:rPr>
          <w:delText>P</w:delText>
        </w:r>
        <w:r w:rsidR="002F139A" w:rsidRPr="00CA4A55" w:rsidDel="00761415">
          <w:rPr>
            <w:rFonts w:ascii="Arial" w:eastAsiaTheme="minorHAnsi" w:hAnsi="Arial" w:cs="Arial"/>
            <w:sz w:val="24"/>
            <w:szCs w:val="24"/>
          </w:rPr>
          <w:delText xml:space="preserve">lace </w:delText>
        </w:r>
        <w:r w:rsidR="00A97FA4" w:rsidDel="00761415">
          <w:rPr>
            <w:rFonts w:ascii="Arial" w:eastAsiaTheme="minorHAnsi" w:hAnsi="Arial" w:cs="Arial"/>
            <w:sz w:val="24"/>
            <w:szCs w:val="24"/>
          </w:rPr>
          <w:delText xml:space="preserve">the </w:delText>
        </w:r>
        <w:r w:rsidR="00247F01" w:rsidDel="00761415">
          <w:rPr>
            <w:rFonts w:ascii="Arial" w:eastAsiaTheme="minorHAnsi" w:hAnsi="Arial" w:cs="Arial"/>
            <w:sz w:val="24"/>
            <w:szCs w:val="24"/>
          </w:rPr>
          <w:delText xml:space="preserve">remaining portion of </w:delText>
        </w:r>
        <w:r w:rsidR="00EC7B3C" w:rsidDel="00761415">
          <w:rPr>
            <w:rFonts w:ascii="Arial" w:eastAsiaTheme="minorHAnsi" w:hAnsi="Arial" w:cs="Arial"/>
            <w:sz w:val="24"/>
            <w:szCs w:val="24"/>
          </w:rPr>
          <w:delText>sub-</w:delText>
        </w:r>
        <w:r w:rsidR="002F139A" w:rsidDel="00761415">
          <w:rPr>
            <w:rFonts w:ascii="Arial" w:eastAsiaTheme="minorHAnsi" w:hAnsi="Arial" w:cs="Arial"/>
            <w:sz w:val="24"/>
            <w:szCs w:val="24"/>
          </w:rPr>
          <w:delText xml:space="preserve">question 1 from Tutorial Week </w:delText>
        </w:r>
        <w:r w:rsidR="00CE0ED2" w:rsidDel="00761415">
          <w:rPr>
            <w:rFonts w:ascii="Arial" w:eastAsiaTheme="minorHAnsi" w:hAnsi="Arial" w:cs="Arial"/>
            <w:sz w:val="24"/>
            <w:szCs w:val="24"/>
          </w:rPr>
          <w:delText>3</w:delText>
        </w:r>
        <w:r w:rsidR="002F139A" w:rsidDel="00761415">
          <w:rPr>
            <w:rFonts w:ascii="Arial" w:eastAsiaTheme="minorHAnsi" w:hAnsi="Arial" w:cs="Arial"/>
            <w:sz w:val="24"/>
            <w:szCs w:val="24"/>
          </w:rPr>
          <w:delText xml:space="preserve"> (or the associated video series) </w:delText>
        </w:r>
        <w:r w:rsidR="002F139A" w:rsidRPr="00CA4A55" w:rsidDel="00761415">
          <w:rPr>
            <w:rFonts w:ascii="Arial" w:eastAsiaTheme="minorHAnsi" w:hAnsi="Arial" w:cs="Arial"/>
            <w:sz w:val="24"/>
            <w:szCs w:val="24"/>
          </w:rPr>
          <w:delText>here</w:delText>
        </w:r>
        <w:r w:rsidR="002F139A" w:rsidDel="00761415">
          <w:rPr>
            <w:rFonts w:ascii="Arial" w:eastAsiaTheme="minorHAnsi" w:hAnsi="Arial" w:cs="Arial"/>
            <w:sz w:val="24"/>
            <w:szCs w:val="24"/>
          </w:rPr>
          <w:delText>. Make sure that your answer</w:delText>
        </w:r>
        <w:r w:rsidR="003B1AB6" w:rsidDel="00761415">
          <w:rPr>
            <w:rFonts w:ascii="Arial" w:eastAsiaTheme="minorHAnsi" w:hAnsi="Arial" w:cs="Arial"/>
            <w:sz w:val="24"/>
            <w:szCs w:val="24"/>
          </w:rPr>
          <w:delText>s</w:delText>
        </w:r>
        <w:r w:rsidR="002F139A" w:rsidDel="00761415">
          <w:rPr>
            <w:rFonts w:ascii="Arial" w:eastAsiaTheme="minorHAnsi" w:hAnsi="Arial" w:cs="Arial"/>
            <w:sz w:val="24"/>
            <w:szCs w:val="24"/>
          </w:rPr>
          <w:delText xml:space="preserve"> to all </w:delText>
        </w:r>
        <w:r w:rsidR="008C4334" w:rsidDel="00761415">
          <w:rPr>
            <w:rFonts w:ascii="Arial" w:eastAsiaTheme="minorHAnsi" w:hAnsi="Arial" w:cs="Arial"/>
            <w:sz w:val="24"/>
            <w:szCs w:val="24"/>
          </w:rPr>
          <w:delText>4 sub-</w:delText>
        </w:r>
        <w:r w:rsidR="002F139A" w:rsidDel="00761415">
          <w:rPr>
            <w:rFonts w:ascii="Arial" w:eastAsiaTheme="minorHAnsi" w:hAnsi="Arial" w:cs="Arial"/>
            <w:sz w:val="24"/>
            <w:szCs w:val="24"/>
          </w:rPr>
          <w:delText xml:space="preserve">questions combined </w:delText>
        </w:r>
        <w:r w:rsidR="00FB6D62" w:rsidDel="00761415">
          <w:rPr>
            <w:rFonts w:ascii="Arial" w:eastAsiaTheme="minorHAnsi" w:hAnsi="Arial" w:cs="Arial"/>
            <w:sz w:val="24"/>
            <w:szCs w:val="24"/>
          </w:rPr>
          <w:delText>do not exceed</w:delText>
        </w:r>
        <w:r w:rsidR="003B1AB6" w:rsidDel="00761415">
          <w:rPr>
            <w:rFonts w:ascii="Arial" w:eastAsiaTheme="minorHAnsi" w:hAnsi="Arial" w:cs="Arial"/>
            <w:sz w:val="24"/>
            <w:szCs w:val="24"/>
          </w:rPr>
          <w:delText xml:space="preserve"> </w:delText>
        </w:r>
        <w:r w:rsidR="003F46FB" w:rsidDel="00761415">
          <w:rPr>
            <w:rFonts w:ascii="Arial" w:eastAsiaTheme="minorHAnsi" w:hAnsi="Arial" w:cs="Arial"/>
            <w:sz w:val="24"/>
            <w:szCs w:val="24"/>
          </w:rPr>
          <w:delText>6</w:delText>
        </w:r>
        <w:r w:rsidR="002F139A" w:rsidDel="00761415">
          <w:rPr>
            <w:rFonts w:ascii="Arial" w:eastAsiaTheme="minorHAnsi" w:hAnsi="Arial" w:cs="Arial"/>
            <w:sz w:val="24"/>
            <w:szCs w:val="24"/>
          </w:rPr>
          <w:delText>00 words plus</w:delText>
        </w:r>
        <w:r w:rsidR="00411666" w:rsidDel="00761415">
          <w:rPr>
            <w:rFonts w:ascii="Arial" w:eastAsiaTheme="minorHAnsi" w:hAnsi="Arial" w:cs="Arial"/>
            <w:sz w:val="24"/>
            <w:szCs w:val="24"/>
          </w:rPr>
          <w:delText xml:space="preserve"> </w:delText>
        </w:r>
        <w:r w:rsidR="003B1AB6" w:rsidDel="00761415">
          <w:rPr>
            <w:rFonts w:ascii="Arial" w:eastAsiaTheme="minorHAnsi" w:hAnsi="Arial" w:cs="Arial"/>
            <w:sz w:val="24"/>
            <w:szCs w:val="24"/>
          </w:rPr>
          <w:delText>10%</w:delText>
        </w:r>
        <w:r w:rsidR="002F139A" w:rsidDel="00761415">
          <w:rPr>
            <w:rFonts w:ascii="Arial" w:eastAsiaTheme="minorHAnsi" w:hAnsi="Arial" w:cs="Arial"/>
            <w:sz w:val="24"/>
            <w:szCs w:val="24"/>
          </w:rPr>
          <w:delText>)</w:delText>
        </w:r>
      </w:del>
    </w:p>
    <w:tbl>
      <w:tblPr>
        <w:tblStyle w:val="TableGrid"/>
        <w:tblW w:w="0" w:type="auto"/>
        <w:tblInd w:w="360" w:type="dxa"/>
        <w:tblLook w:val="04A0" w:firstRow="1" w:lastRow="0" w:firstColumn="1" w:lastColumn="0" w:noHBand="0" w:noVBand="1"/>
      </w:tblPr>
      <w:tblGrid>
        <w:gridCol w:w="8656"/>
      </w:tblGrid>
      <w:tr w:rsidR="002F139A" w:rsidRPr="00CA4A55" w14:paraId="38F9D232" w14:textId="77777777" w:rsidTr="000E3E38">
        <w:tc>
          <w:tcPr>
            <w:tcW w:w="9016" w:type="dxa"/>
            <w:tcBorders>
              <w:top w:val="single" w:sz="4" w:space="0" w:color="auto"/>
              <w:left w:val="single" w:sz="4" w:space="0" w:color="auto"/>
              <w:bottom w:val="single" w:sz="4" w:space="0" w:color="auto"/>
              <w:right w:val="single" w:sz="4" w:space="0" w:color="auto"/>
            </w:tcBorders>
          </w:tcPr>
          <w:p w14:paraId="10F9B3DC" w14:textId="43984259" w:rsidR="002F139A" w:rsidRPr="00761415" w:rsidDel="00761415" w:rsidRDefault="002F139A" w:rsidP="007544EE">
            <w:pPr>
              <w:rPr>
                <w:del w:id="7" w:author="Kushal Khanal" w:date="2026-04-05T17:33:00Z" w16du:dateUtc="2026-04-05T11:48:00Z"/>
                <w:rFonts w:ascii="Arial" w:hAnsi="Arial" w:cs="Arial"/>
                <w:sz w:val="24"/>
                <w:szCs w:val="24"/>
              </w:rPr>
            </w:pPr>
            <w:del w:id="8" w:author="Kushal Khanal" w:date="2026-04-05T17:33:00Z" w16du:dateUtc="2026-04-05T11:48:00Z">
              <w:r w:rsidRPr="00761415" w:rsidDel="00761415">
                <w:rPr>
                  <w:rFonts w:ascii="Arial" w:hAnsi="Arial" w:cs="Arial"/>
                  <w:sz w:val="24"/>
                  <w:szCs w:val="24"/>
                </w:rPr>
                <w:delText>Type your answer in the box</w:delText>
              </w:r>
              <w:r w:rsidR="00A706BB" w:rsidRPr="00761415" w:rsidDel="00761415">
                <w:rPr>
                  <w:rFonts w:ascii="Arial" w:hAnsi="Arial" w:cs="Arial"/>
                  <w:sz w:val="24"/>
                  <w:szCs w:val="24"/>
                </w:rPr>
                <w:delText xml:space="preserve">. </w:delText>
              </w:r>
            </w:del>
          </w:p>
          <w:p w14:paraId="2D67534B" w14:textId="77777777" w:rsidR="00761415" w:rsidRPr="00761415" w:rsidRDefault="00761415" w:rsidP="00761415">
            <w:pPr>
              <w:rPr>
                <w:ins w:id="9" w:author="Kushal Khanal" w:date="2026-04-05T17:33:00Z" w16du:dateUtc="2026-04-05T11:48:00Z"/>
                <w:rFonts w:ascii="Arial" w:eastAsia="Helvetica Neue" w:hAnsi="Arial" w:cs="Arial"/>
                <w:sz w:val="24"/>
                <w:szCs w:val="24"/>
                <w:lang w:val="en-US"/>
                <w:rPrChange w:id="10" w:author="Kushal Khanal" w:date="2026-04-05T17:33:00Z" w16du:dateUtc="2026-04-05T11:48:00Z">
                  <w:rPr>
                    <w:ins w:id="11" w:author="Kushal Khanal" w:date="2026-04-05T17:33:00Z" w16du:dateUtc="2026-04-05T11:48:00Z"/>
                    <w:rFonts w:ascii="Helvetica Neue" w:eastAsia="Helvetica Neue" w:hAnsi="Helvetica Neue" w:cs="Helvetica Neue"/>
                    <w:sz w:val="19"/>
                    <w:szCs w:val="19"/>
                    <w:lang w:val="en-US"/>
                  </w:rPr>
                </w:rPrChange>
              </w:rPr>
            </w:pPr>
            <w:ins w:id="12" w:author="Kushal Khanal" w:date="2026-04-05T17:33:00Z" w16du:dateUtc="2026-04-05T11:48:00Z">
              <w:r w:rsidRPr="00761415">
                <w:rPr>
                  <w:rFonts w:ascii="Arial" w:eastAsia="Helvetica Neue" w:hAnsi="Arial" w:cs="Arial"/>
                  <w:sz w:val="24"/>
                  <w:szCs w:val="24"/>
                  <w:lang w:val="en-US"/>
                  <w:rPrChange w:id="13" w:author="Kushal Khanal" w:date="2026-04-05T17:33:00Z" w16du:dateUtc="2026-04-05T11:48:00Z">
                    <w:rPr>
                      <w:rFonts w:ascii="Helvetica Neue" w:eastAsia="Helvetica Neue" w:hAnsi="Helvetica Neue" w:cs="Helvetica Neue"/>
                      <w:sz w:val="19"/>
                      <w:szCs w:val="19"/>
                      <w:lang w:val="en-US"/>
                    </w:rPr>
                  </w:rPrChange>
                </w:rPr>
                <w:t xml:space="preserve">First generation antihistamines like diphenhydramine are less selective, lipophilic and easily cross blood-brain </w:t>
              </w:r>
              <w:proofErr w:type="gramStart"/>
              <w:r w:rsidRPr="00761415">
                <w:rPr>
                  <w:rFonts w:ascii="Arial" w:eastAsia="Helvetica Neue" w:hAnsi="Arial" w:cs="Arial"/>
                  <w:sz w:val="24"/>
                  <w:szCs w:val="24"/>
                  <w:lang w:val="en-US"/>
                  <w:rPrChange w:id="14" w:author="Kushal Khanal" w:date="2026-04-05T17:33:00Z" w16du:dateUtc="2026-04-05T11:48:00Z">
                    <w:rPr>
                      <w:rFonts w:ascii="Helvetica Neue" w:eastAsia="Helvetica Neue" w:hAnsi="Helvetica Neue" w:cs="Helvetica Neue"/>
                      <w:sz w:val="19"/>
                      <w:szCs w:val="19"/>
                      <w:lang w:val="en-US"/>
                    </w:rPr>
                  </w:rPrChange>
                </w:rPr>
                <w:t>barrier</w:t>
              </w:r>
              <w:proofErr w:type="gramEnd"/>
              <w:r w:rsidRPr="00761415">
                <w:rPr>
                  <w:rFonts w:ascii="Arial" w:eastAsia="Helvetica Neue" w:hAnsi="Arial" w:cs="Arial"/>
                  <w:sz w:val="24"/>
                  <w:szCs w:val="24"/>
                  <w:lang w:val="en-US"/>
                  <w:rPrChange w:id="15" w:author="Kushal Khanal" w:date="2026-04-05T17:33:00Z" w16du:dateUtc="2026-04-05T11:48:00Z">
                    <w:rPr>
                      <w:rFonts w:ascii="Helvetica Neue" w:eastAsia="Helvetica Neue" w:hAnsi="Helvetica Neue" w:cs="Helvetica Neue"/>
                      <w:sz w:val="19"/>
                      <w:szCs w:val="19"/>
                      <w:lang w:val="en-US"/>
                    </w:rPr>
                  </w:rPrChange>
                </w:rPr>
                <w:t xml:space="preserve"> and cause effects in the central nervous system as they act on H1 receptors of sleep-wake cycle. Second generation antihistamine is more selective, lipophobic, and has low penetration into the blood-brain barrier, hence has little sedative action. The main benefit of second-generation antihistamines is that they do not sedate the patient. Their side-effect profile is better since they do not enter the brain to block the central H1 receptors and hence they are better safe in patients who are operating heavy machinery, driving cars or piloting aircraft. The second-generation antihistamines have clinical findings such as allergic rhinitis that </w:t>
              </w:r>
              <w:proofErr w:type="gramStart"/>
              <w:r w:rsidRPr="00761415">
                <w:rPr>
                  <w:rFonts w:ascii="Arial" w:eastAsia="Helvetica Neue" w:hAnsi="Arial" w:cs="Arial"/>
                  <w:sz w:val="24"/>
                  <w:szCs w:val="24"/>
                  <w:lang w:val="en-US"/>
                  <w:rPrChange w:id="16" w:author="Kushal Khanal" w:date="2026-04-05T17:33:00Z" w16du:dateUtc="2026-04-05T11:48:00Z">
                    <w:rPr>
                      <w:rFonts w:ascii="Helvetica Neue" w:eastAsia="Helvetica Neue" w:hAnsi="Helvetica Neue" w:cs="Helvetica Neue"/>
                      <w:sz w:val="19"/>
                      <w:szCs w:val="19"/>
                      <w:lang w:val="en-US"/>
                    </w:rPr>
                  </w:rPrChange>
                </w:rPr>
                <w:t>leads</w:t>
              </w:r>
              <w:proofErr w:type="gramEnd"/>
              <w:r w:rsidRPr="00761415">
                <w:rPr>
                  <w:rFonts w:ascii="Arial" w:eastAsia="Helvetica Neue" w:hAnsi="Arial" w:cs="Arial"/>
                  <w:sz w:val="24"/>
                  <w:szCs w:val="24"/>
                  <w:lang w:val="en-US"/>
                  <w:rPrChange w:id="17" w:author="Kushal Khanal" w:date="2026-04-05T17:33:00Z" w16du:dateUtc="2026-04-05T11:48:00Z">
                    <w:rPr>
                      <w:rFonts w:ascii="Helvetica Neue" w:eastAsia="Helvetica Neue" w:hAnsi="Helvetica Neue" w:cs="Helvetica Neue"/>
                      <w:sz w:val="19"/>
                      <w:szCs w:val="19"/>
                      <w:lang w:val="en-US"/>
                    </w:rPr>
                  </w:rPrChange>
                </w:rPr>
                <w:t xml:space="preserve"> to runny nose and chronic urticaria manifested in the form of rashes. They are prescribed to these conditions in case it is essential to use long-term daily symptom control without sedative interference. A meta-analysis of 2024 affirmed significantly reduced risks of central nervous system adverse events with second-generation antihistamines than the first-generation agents.</w:t>
              </w:r>
            </w:ins>
          </w:p>
          <w:p w14:paraId="2CE555F2" w14:textId="77777777" w:rsidR="00761415" w:rsidRPr="00761415" w:rsidRDefault="00761415">
            <w:pPr>
              <w:rPr>
                <w:ins w:id="18" w:author="Kushal Khanal" w:date="2026-04-05T17:33:00Z" w16du:dateUtc="2026-04-05T11:48:00Z"/>
                <w:rFonts w:ascii="Arial" w:hAnsi="Arial" w:cs="Arial"/>
                <w:sz w:val="24"/>
                <w:szCs w:val="24"/>
                <w:rPrChange w:id="19" w:author="Kushal Khanal" w:date="2026-04-05T17:33:00Z" w16du:dateUtc="2026-04-05T11:48:00Z">
                  <w:rPr>
                    <w:ins w:id="20" w:author="Kushal Khanal" w:date="2026-04-05T17:33:00Z" w16du:dateUtc="2026-04-05T11:48:00Z"/>
                  </w:rPr>
                </w:rPrChange>
              </w:rPr>
              <w:pPrChange w:id="21" w:author="Kushal Khanal" w:date="2026-04-05T17:33:00Z" w16du:dateUtc="2026-04-05T11:48:00Z">
                <w:pPr>
                  <w:spacing w:before="195" w:after="195"/>
                </w:pPr>
              </w:pPrChange>
            </w:pPr>
          </w:p>
          <w:p w14:paraId="6FF33EAF" w14:textId="77777777" w:rsidR="00761415" w:rsidRPr="00761415" w:rsidRDefault="00761415" w:rsidP="00761415">
            <w:pPr>
              <w:rPr>
                <w:ins w:id="22" w:author="Kushal Khanal" w:date="2026-04-05T17:33:00Z" w16du:dateUtc="2026-04-05T11:48:00Z"/>
                <w:rFonts w:ascii="Arial" w:hAnsi="Arial" w:cs="Arial"/>
                <w:b/>
                <w:bCs/>
                <w:sz w:val="24"/>
                <w:szCs w:val="24"/>
                <w:rPrChange w:id="23" w:author="Kushal Khanal" w:date="2026-04-05T17:33:00Z" w16du:dateUtc="2026-04-05T11:48:00Z">
                  <w:rPr>
                    <w:ins w:id="24" w:author="Kushal Khanal" w:date="2026-04-05T17:33:00Z" w16du:dateUtc="2026-04-05T11:48:00Z"/>
                  </w:rPr>
                </w:rPrChange>
              </w:rPr>
            </w:pPr>
            <w:ins w:id="25" w:author="Kushal Khanal" w:date="2026-04-05T17:33:00Z" w16du:dateUtc="2026-04-05T11:48:00Z">
              <w:r w:rsidRPr="00761415">
                <w:rPr>
                  <w:rFonts w:ascii="Arial" w:hAnsi="Arial" w:cs="Arial"/>
                  <w:b/>
                  <w:bCs/>
                  <w:sz w:val="24"/>
                  <w:szCs w:val="24"/>
                  <w:rPrChange w:id="26" w:author="Kushal Khanal" w:date="2026-04-05T17:33:00Z" w16du:dateUtc="2026-04-05T11:48:00Z">
                    <w:rPr/>
                  </w:rPrChange>
                </w:rPr>
                <w:t>References</w:t>
              </w:r>
            </w:ins>
          </w:p>
          <w:p w14:paraId="5675B2EC" w14:textId="7258D637" w:rsidR="002F139A" w:rsidRPr="00CA4A55" w:rsidRDefault="00761415" w:rsidP="00CB14EA">
            <w:pPr>
              <w:spacing w:before="195" w:after="195"/>
              <w:ind w:left="720" w:hanging="720"/>
              <w:rPr>
                <w:rFonts w:ascii="Arial" w:hAnsi="Arial" w:cs="Arial"/>
                <w:sz w:val="24"/>
                <w:szCs w:val="24"/>
              </w:rPr>
              <w:pPrChange w:id="27" w:author="Kushal Khanal" w:date="2026-04-05T19:11:00Z" w16du:dateUtc="2026-04-05T13:26:00Z">
                <w:pPr/>
              </w:pPrChange>
            </w:pPr>
            <w:ins w:id="28" w:author="Kushal Khanal" w:date="2026-04-05T17:33:00Z" w16du:dateUtc="2026-04-05T11:48:00Z">
              <w:r w:rsidRPr="00761415">
                <w:rPr>
                  <w:rFonts w:ascii="Arial" w:eastAsia="Helvetica Neue" w:hAnsi="Arial" w:cs="Arial"/>
                  <w:sz w:val="24"/>
                  <w:szCs w:val="24"/>
                  <w:lang w:val="en-US"/>
                  <w:rPrChange w:id="29" w:author="Kushal Khanal" w:date="2026-04-05T17:33:00Z" w16du:dateUtc="2026-04-05T11:48:00Z">
                    <w:rPr>
                      <w:rFonts w:ascii="Helvetica Neue" w:eastAsia="Helvetica Neue" w:hAnsi="Helvetica Neue" w:cs="Helvetica Neue"/>
                      <w:sz w:val="19"/>
                      <w:szCs w:val="19"/>
                      <w:lang w:val="en-US"/>
                    </w:rPr>
                  </w:rPrChange>
                </w:rPr>
                <w:t xml:space="preserve">Church, M. K., &amp; Maurer, M. (2024). H1-antihistamines for urticaria and allergic rhinitis: A 2024 update on pharmacology and safety. Journal of Allergy and Clinical Immunology, 153(4), 897-909. </w:t>
              </w:r>
              <w:r w:rsidRPr="00761415">
                <w:rPr>
                  <w:rFonts w:ascii="Arial" w:hAnsi="Arial" w:cs="Arial"/>
                  <w:sz w:val="24"/>
                  <w:szCs w:val="24"/>
                  <w:rPrChange w:id="30" w:author="Kushal Khanal" w:date="2026-04-05T17:33:00Z" w16du:dateUtc="2026-04-05T11:48:00Z">
                    <w:rPr/>
                  </w:rPrChange>
                </w:rPr>
                <w:fldChar w:fldCharType="begin"/>
              </w:r>
              <w:r w:rsidRPr="00761415">
                <w:rPr>
                  <w:rFonts w:ascii="Arial" w:hAnsi="Arial" w:cs="Arial"/>
                  <w:sz w:val="24"/>
                  <w:szCs w:val="24"/>
                  <w:rPrChange w:id="31" w:author="Kushal Khanal" w:date="2026-04-05T17:33:00Z" w16du:dateUtc="2026-04-05T11:48:00Z">
                    <w:rPr/>
                  </w:rPrChange>
                </w:rPr>
                <w:instrText>HYPERLINK "https://doi.org/10.1016/j.jaci.2024.01.012" \h</w:instrText>
              </w:r>
              <w:r w:rsidRPr="002A7CED">
                <w:rPr>
                  <w:rFonts w:ascii="Arial" w:hAnsi="Arial" w:cs="Arial"/>
                  <w:sz w:val="24"/>
                  <w:szCs w:val="24"/>
                </w:rPr>
              </w:r>
              <w:r w:rsidRPr="00761415">
                <w:rPr>
                  <w:rFonts w:ascii="Arial" w:hAnsi="Arial" w:cs="Arial"/>
                  <w:sz w:val="24"/>
                  <w:szCs w:val="24"/>
                  <w:rPrChange w:id="32" w:author="Kushal Khanal" w:date="2026-04-05T17:33:00Z" w16du:dateUtc="2026-04-05T11:48:00Z">
                    <w:rPr/>
                  </w:rPrChange>
                </w:rPr>
                <w:fldChar w:fldCharType="separate"/>
              </w:r>
              <w:r w:rsidRPr="00761415">
                <w:rPr>
                  <w:rStyle w:val="Hyperlink"/>
                  <w:rFonts w:ascii="Arial" w:eastAsia="Helvetica Neue" w:hAnsi="Arial" w:cs="Arial"/>
                  <w:sz w:val="24"/>
                  <w:szCs w:val="24"/>
                  <w:lang w:val="en-US"/>
                  <w:rPrChange w:id="33" w:author="Kushal Khanal" w:date="2026-04-05T17:33:00Z" w16du:dateUtc="2026-04-05T11:48:00Z">
                    <w:rPr>
                      <w:rStyle w:val="Hyperlink"/>
                      <w:rFonts w:ascii="Helvetica Neue" w:eastAsia="Helvetica Neue" w:hAnsi="Helvetica Neue" w:cs="Helvetica Neue"/>
                      <w:sz w:val="19"/>
                      <w:szCs w:val="19"/>
                      <w:lang w:val="en-US"/>
                    </w:rPr>
                  </w:rPrChange>
                </w:rPr>
                <w:t>https://doi.org/10.1016/j.jaci.2024.01.012</w:t>
              </w:r>
              <w:r w:rsidRPr="00761415">
                <w:rPr>
                  <w:rFonts w:ascii="Arial" w:hAnsi="Arial" w:cs="Arial"/>
                  <w:sz w:val="24"/>
                  <w:szCs w:val="24"/>
                  <w:rPrChange w:id="34" w:author="Kushal Khanal" w:date="2026-04-05T17:33:00Z" w16du:dateUtc="2026-04-05T11:48:00Z">
                    <w:rPr/>
                  </w:rPrChange>
                </w:rPr>
                <w:fldChar w:fldCharType="end"/>
              </w:r>
            </w:ins>
          </w:p>
          <w:p w14:paraId="7C5DE3D1" w14:textId="77777777" w:rsidR="002F139A" w:rsidRPr="00CA4A55" w:rsidRDefault="002F139A" w:rsidP="000E3E38">
            <w:pPr>
              <w:rPr>
                <w:rFonts w:ascii="Arial" w:hAnsi="Arial" w:cs="Arial"/>
                <w:sz w:val="24"/>
                <w:szCs w:val="24"/>
              </w:rPr>
            </w:pPr>
          </w:p>
        </w:tc>
      </w:tr>
    </w:tbl>
    <w:p w14:paraId="63019903" w14:textId="77777777" w:rsidR="002F139A" w:rsidRPr="00CA4A55" w:rsidRDefault="002F139A" w:rsidP="002F139A">
      <w:pPr>
        <w:ind w:left="360"/>
        <w:rPr>
          <w:rFonts w:ascii="Arial" w:hAnsi="Arial" w:cs="Arial"/>
          <w:sz w:val="24"/>
          <w:szCs w:val="24"/>
        </w:rPr>
      </w:pPr>
    </w:p>
    <w:p w14:paraId="7437B7B6" w14:textId="1E7F65C9" w:rsidR="002F139A" w:rsidRPr="00CA4A55" w:rsidRDefault="005862A9" w:rsidP="007544EE">
      <w:pPr>
        <w:pStyle w:val="ListParagraph"/>
        <w:numPr>
          <w:ilvl w:val="0"/>
          <w:numId w:val="52"/>
        </w:numPr>
        <w:spacing w:line="256" w:lineRule="auto"/>
        <w:rPr>
          <w:rFonts w:ascii="Arial" w:eastAsiaTheme="minorHAnsi" w:hAnsi="Arial" w:cs="Arial"/>
          <w:sz w:val="24"/>
          <w:szCs w:val="24"/>
        </w:rPr>
      </w:pPr>
      <w:r>
        <w:rPr>
          <w:rFonts w:ascii="Arial" w:eastAsiaTheme="minorHAnsi" w:hAnsi="Arial" w:cs="Arial"/>
          <w:sz w:val="24"/>
          <w:szCs w:val="24"/>
        </w:rPr>
        <w:t>Briefly explain the side effects</w:t>
      </w:r>
      <w:ins w:id="35" w:author="Kushal Khanal" w:date="2026-04-05T17:34:00Z" w16du:dateUtc="2026-04-05T11:49:00Z">
        <w:r w:rsidR="00761415">
          <w:rPr>
            <w:rFonts w:ascii="Arial" w:eastAsiaTheme="minorHAnsi" w:hAnsi="Arial" w:cs="Arial"/>
            <w:sz w:val="24"/>
            <w:szCs w:val="24"/>
          </w:rPr>
          <w:t xml:space="preserve"> </w:t>
        </w:r>
      </w:ins>
      <w:ins w:id="36" w:author="Kushal Khanal" w:date="2026-04-05T17:35:00Z" w16du:dateUtc="2026-04-05T11:50:00Z">
        <w:r w:rsidR="00761415">
          <w:rPr>
            <w:rFonts w:ascii="Arial" w:eastAsiaTheme="minorHAnsi" w:hAnsi="Arial" w:cs="Arial"/>
            <w:sz w:val="24"/>
            <w:szCs w:val="24"/>
          </w:rPr>
          <w:t>and contraindicat</w:t>
        </w:r>
      </w:ins>
      <w:ins w:id="37" w:author="Kushal Khanal" w:date="2026-04-05T17:36:00Z" w16du:dateUtc="2026-04-05T11:51:00Z">
        <w:r w:rsidR="00761415">
          <w:rPr>
            <w:rFonts w:ascii="Arial" w:eastAsiaTheme="minorHAnsi" w:hAnsi="Arial" w:cs="Arial"/>
            <w:sz w:val="24"/>
            <w:szCs w:val="24"/>
          </w:rPr>
          <w:t>ions of diphenhydramine due to it crossing into the brain and acting on the histamine 1 receptor.</w:t>
        </w:r>
      </w:ins>
      <w:del w:id="38" w:author="Kushal Khanal" w:date="2026-04-05T17:34:00Z" w16du:dateUtc="2026-04-05T11:49:00Z">
        <w:r w:rsidDel="00761415">
          <w:rPr>
            <w:rFonts w:ascii="Arial" w:eastAsiaTheme="minorHAnsi" w:hAnsi="Arial" w:cs="Arial"/>
            <w:sz w:val="24"/>
            <w:szCs w:val="24"/>
          </w:rPr>
          <w:delText xml:space="preserve">… </w:delText>
        </w:r>
        <w:r w:rsidR="00401DFE" w:rsidDel="00761415">
          <w:rPr>
            <w:rFonts w:ascii="Arial" w:eastAsiaTheme="minorHAnsi" w:hAnsi="Arial" w:cs="Arial"/>
            <w:sz w:val="24"/>
            <w:szCs w:val="24"/>
          </w:rPr>
          <w:delText>(3 points)</w:delText>
        </w:r>
      </w:del>
    </w:p>
    <w:tbl>
      <w:tblPr>
        <w:tblStyle w:val="TableGrid"/>
        <w:tblW w:w="0" w:type="auto"/>
        <w:tblInd w:w="360" w:type="dxa"/>
        <w:tblLook w:val="04A0" w:firstRow="1" w:lastRow="0" w:firstColumn="1" w:lastColumn="0" w:noHBand="0" w:noVBand="1"/>
      </w:tblPr>
      <w:tblGrid>
        <w:gridCol w:w="8656"/>
      </w:tblGrid>
      <w:tr w:rsidR="002F139A" w:rsidRPr="00CA4A55" w14:paraId="44B98C50" w14:textId="77777777" w:rsidTr="000E3E38">
        <w:tc>
          <w:tcPr>
            <w:tcW w:w="9016" w:type="dxa"/>
            <w:tcBorders>
              <w:top w:val="single" w:sz="4" w:space="0" w:color="auto"/>
              <w:left w:val="single" w:sz="4" w:space="0" w:color="auto"/>
              <w:bottom w:val="single" w:sz="4" w:space="0" w:color="auto"/>
              <w:right w:val="single" w:sz="4" w:space="0" w:color="auto"/>
            </w:tcBorders>
          </w:tcPr>
          <w:p w14:paraId="47616E83" w14:textId="77777777" w:rsidR="00761415" w:rsidRPr="002B4512" w:rsidRDefault="00761415" w:rsidP="00761415">
            <w:pPr>
              <w:spacing w:before="195" w:after="195"/>
              <w:rPr>
                <w:ins w:id="39" w:author="Kushal Khanal" w:date="2026-04-05T17:37:00Z" w16du:dateUtc="2026-04-05T11:52:00Z"/>
                <w:rFonts w:ascii="Arial" w:hAnsi="Arial" w:cs="Arial"/>
                <w:sz w:val="24"/>
                <w:szCs w:val="24"/>
                <w:rPrChange w:id="40" w:author="Kushal Khanal" w:date="2026-04-05T17:37:00Z" w16du:dateUtc="2026-04-05T11:52:00Z">
                  <w:rPr>
                    <w:ins w:id="41" w:author="Kushal Khanal" w:date="2026-04-05T17:37:00Z" w16du:dateUtc="2026-04-05T11:52:00Z"/>
                  </w:rPr>
                </w:rPrChange>
              </w:rPr>
            </w:pPr>
            <w:ins w:id="42" w:author="Kushal Khanal" w:date="2026-04-05T17:37:00Z" w16du:dateUtc="2026-04-05T11:52:00Z">
              <w:r w:rsidRPr="002B4512">
                <w:rPr>
                  <w:rFonts w:ascii="Arial" w:eastAsia="Helvetica Neue" w:hAnsi="Arial" w:cs="Arial"/>
                  <w:sz w:val="24"/>
                  <w:szCs w:val="24"/>
                  <w:lang w:val="en-US"/>
                  <w:rPrChange w:id="43" w:author="Kushal Khanal" w:date="2026-04-05T17:37:00Z" w16du:dateUtc="2026-04-05T11:52:00Z">
                    <w:rPr>
                      <w:rFonts w:ascii="Helvetica Neue" w:eastAsia="Helvetica Neue" w:hAnsi="Helvetica Neue" w:cs="Helvetica Neue"/>
                      <w:sz w:val="19"/>
                      <w:szCs w:val="19"/>
                      <w:lang w:val="en-US"/>
                    </w:rPr>
                  </w:rPrChange>
                </w:rPr>
                <w:t xml:space="preserve">When diphenhydramine enters the blood-brain barrier and blocks the central H1 receptors, it induces pronounced sleepiness and drowsiness since central H1 receptors are part of the sleep-wake cycle. This causes poor concentration levels, lack of vigilance, and motor coordination. The main contraindication is </w:t>
              </w:r>
              <w:r w:rsidRPr="002B4512">
                <w:rPr>
                  <w:rFonts w:ascii="Arial" w:eastAsia="Helvetica Neue" w:hAnsi="Arial" w:cs="Arial"/>
                  <w:sz w:val="24"/>
                  <w:szCs w:val="24"/>
                  <w:lang w:val="en-US"/>
                  <w:rPrChange w:id="44" w:author="Kushal Khanal" w:date="2026-04-05T17:37:00Z" w16du:dateUtc="2026-04-05T11:52:00Z">
                    <w:rPr>
                      <w:rFonts w:ascii="Helvetica Neue" w:eastAsia="Helvetica Neue" w:hAnsi="Helvetica Neue" w:cs="Helvetica Neue"/>
                      <w:sz w:val="19"/>
                      <w:szCs w:val="19"/>
                      <w:lang w:val="en-US"/>
                    </w:rPr>
                  </w:rPrChange>
                </w:rPr>
                <w:lastRenderedPageBreak/>
                <w:t xml:space="preserve">that it is necessary to work with heavy machinery, drive a vehicle, or fly an airplane as the risk of accidents is significantly high. Other contraindications are that it should not be used together with alcohol or other central nervous system depressants, which may increase sedation. Central H1 blockade is especially likely to cause falls and cognitive impairment in elderly patients. According to a 2023 pharmacovigilance study, more than 40% of the </w:t>
              </w:r>
              <w:proofErr w:type="gramStart"/>
              <w:r w:rsidRPr="002B4512">
                <w:rPr>
                  <w:rFonts w:ascii="Arial" w:eastAsia="Helvetica Neue" w:hAnsi="Arial" w:cs="Arial"/>
                  <w:sz w:val="24"/>
                  <w:szCs w:val="24"/>
                  <w:lang w:val="en-US"/>
                  <w:rPrChange w:id="45" w:author="Kushal Khanal" w:date="2026-04-05T17:37:00Z" w16du:dateUtc="2026-04-05T11:52:00Z">
                    <w:rPr>
                      <w:rFonts w:ascii="Helvetica Neue" w:eastAsia="Helvetica Neue" w:hAnsi="Helvetica Neue" w:cs="Helvetica Neue"/>
                      <w:sz w:val="19"/>
                      <w:szCs w:val="19"/>
                      <w:lang w:val="en-US"/>
                    </w:rPr>
                  </w:rPrChange>
                </w:rPr>
                <w:t>number of reports</w:t>
              </w:r>
              <w:proofErr w:type="gramEnd"/>
              <w:r w:rsidRPr="002B4512">
                <w:rPr>
                  <w:rFonts w:ascii="Arial" w:eastAsia="Helvetica Neue" w:hAnsi="Arial" w:cs="Arial"/>
                  <w:sz w:val="24"/>
                  <w:szCs w:val="24"/>
                  <w:lang w:val="en-US"/>
                  <w:rPrChange w:id="46" w:author="Kushal Khanal" w:date="2026-04-05T17:37:00Z" w16du:dateUtc="2026-04-05T11:52:00Z">
                    <w:rPr>
                      <w:rFonts w:ascii="Helvetica Neue" w:eastAsia="Helvetica Neue" w:hAnsi="Helvetica Neue" w:cs="Helvetica Neue"/>
                      <w:sz w:val="19"/>
                      <w:szCs w:val="19"/>
                      <w:lang w:val="en-US"/>
                    </w:rPr>
                  </w:rPrChange>
                </w:rPr>
                <w:t xml:space="preserve"> of antihistamine-related driving impairment </w:t>
              </w:r>
              <w:proofErr w:type="gramStart"/>
              <w:r w:rsidRPr="002B4512">
                <w:rPr>
                  <w:rFonts w:ascii="Arial" w:eastAsia="Helvetica Neue" w:hAnsi="Arial" w:cs="Arial"/>
                  <w:sz w:val="24"/>
                  <w:szCs w:val="24"/>
                  <w:lang w:val="en-US"/>
                  <w:rPrChange w:id="47" w:author="Kushal Khanal" w:date="2026-04-05T17:37:00Z" w16du:dateUtc="2026-04-05T11:52:00Z">
                    <w:rPr>
                      <w:rFonts w:ascii="Helvetica Neue" w:eastAsia="Helvetica Neue" w:hAnsi="Helvetica Neue" w:cs="Helvetica Neue"/>
                      <w:sz w:val="19"/>
                      <w:szCs w:val="19"/>
                      <w:lang w:val="en-US"/>
                    </w:rPr>
                  </w:rPrChange>
                </w:rPr>
                <w:t>involves</w:t>
              </w:r>
              <w:proofErr w:type="gramEnd"/>
              <w:r w:rsidRPr="002B4512">
                <w:rPr>
                  <w:rFonts w:ascii="Arial" w:eastAsia="Helvetica Neue" w:hAnsi="Arial" w:cs="Arial"/>
                  <w:sz w:val="24"/>
                  <w:szCs w:val="24"/>
                  <w:lang w:val="en-US"/>
                  <w:rPrChange w:id="48" w:author="Kushal Khanal" w:date="2026-04-05T17:37:00Z" w16du:dateUtc="2026-04-05T11:52:00Z">
                    <w:rPr>
                      <w:rFonts w:ascii="Helvetica Neue" w:eastAsia="Helvetica Neue" w:hAnsi="Helvetica Neue" w:cs="Helvetica Neue"/>
                      <w:sz w:val="19"/>
                      <w:szCs w:val="19"/>
                      <w:lang w:val="en-US"/>
                    </w:rPr>
                  </w:rPrChange>
                </w:rPr>
                <w:t xml:space="preserve"> diphenhydramine.</w:t>
              </w:r>
            </w:ins>
          </w:p>
          <w:p w14:paraId="7FD97C37" w14:textId="77777777" w:rsidR="00761415" w:rsidRPr="002B4512" w:rsidRDefault="00761415" w:rsidP="00761415">
            <w:pPr>
              <w:spacing w:before="195" w:after="195"/>
              <w:rPr>
                <w:ins w:id="49" w:author="Kushal Khanal" w:date="2026-04-05T17:37:00Z" w16du:dateUtc="2026-04-05T11:52:00Z"/>
                <w:rFonts w:ascii="Arial" w:eastAsia="Helvetica Neue" w:hAnsi="Arial" w:cs="Arial"/>
                <w:b/>
                <w:bCs/>
                <w:sz w:val="24"/>
                <w:szCs w:val="24"/>
                <w:rPrChange w:id="50" w:author="Kushal Khanal" w:date="2026-04-05T17:47:00Z" w16du:dateUtc="2026-04-05T12:02:00Z">
                  <w:rPr>
                    <w:ins w:id="51" w:author="Kushal Khanal" w:date="2026-04-05T17:37:00Z" w16du:dateUtc="2026-04-05T11:52:00Z"/>
                    <w:rFonts w:ascii="Helvetica Neue" w:eastAsia="Helvetica Neue" w:hAnsi="Helvetica Neue" w:cs="Helvetica Neue"/>
                    <w:sz w:val="19"/>
                    <w:szCs w:val="19"/>
                  </w:rPr>
                </w:rPrChange>
              </w:rPr>
            </w:pPr>
            <w:ins w:id="52" w:author="Kushal Khanal" w:date="2026-04-05T17:37:00Z" w16du:dateUtc="2026-04-05T11:52:00Z">
              <w:r w:rsidRPr="002B4512">
                <w:rPr>
                  <w:rFonts w:ascii="Arial" w:eastAsia="Helvetica Neue" w:hAnsi="Arial" w:cs="Arial"/>
                  <w:b/>
                  <w:bCs/>
                  <w:sz w:val="24"/>
                  <w:szCs w:val="24"/>
                  <w:lang w:val="en-US"/>
                  <w:rPrChange w:id="53" w:author="Kushal Khanal" w:date="2026-04-05T17:47:00Z" w16du:dateUtc="2026-04-05T12:02:00Z">
                    <w:rPr>
                      <w:rFonts w:ascii="Helvetica Neue" w:eastAsia="Helvetica Neue" w:hAnsi="Helvetica Neue" w:cs="Helvetica Neue"/>
                      <w:sz w:val="19"/>
                      <w:szCs w:val="19"/>
                      <w:lang w:val="en-US"/>
                    </w:rPr>
                  </w:rPrChange>
                </w:rPr>
                <w:t>References</w:t>
              </w:r>
            </w:ins>
          </w:p>
          <w:p w14:paraId="2E24437F" w14:textId="77777777" w:rsidR="00CB14EA" w:rsidRDefault="00761415" w:rsidP="00CB14EA">
            <w:pPr>
              <w:ind w:left="720" w:hanging="720"/>
              <w:rPr>
                <w:ins w:id="54" w:author="Kushal Khanal" w:date="2026-04-05T19:12:00Z" w16du:dateUtc="2026-04-05T13:27:00Z"/>
                <w:rFonts w:ascii="Arial" w:eastAsia="Helvetica Neue" w:hAnsi="Arial" w:cs="Arial"/>
                <w:sz w:val="24"/>
                <w:szCs w:val="24"/>
                <w:lang w:val="en-US"/>
              </w:rPr>
            </w:pPr>
            <w:ins w:id="55" w:author="Kushal Khanal" w:date="2026-04-05T17:37:00Z" w16du:dateUtc="2026-04-05T11:52:00Z">
              <w:r w:rsidRPr="002B4512">
                <w:rPr>
                  <w:rFonts w:ascii="Arial" w:eastAsia="Helvetica Neue" w:hAnsi="Arial" w:cs="Arial"/>
                  <w:sz w:val="24"/>
                  <w:szCs w:val="24"/>
                  <w:lang w:val="en-US"/>
                  <w:rPrChange w:id="56" w:author="Kushal Khanal" w:date="2026-04-05T17:37:00Z" w16du:dateUtc="2026-04-05T11:52:00Z">
                    <w:rPr>
                      <w:rFonts w:ascii="Helvetica Neue" w:eastAsia="Helvetica Neue" w:hAnsi="Helvetica Neue" w:cs="Helvetica Neue"/>
                      <w:sz w:val="19"/>
                      <w:szCs w:val="19"/>
                      <w:lang w:val="en-US"/>
                    </w:rPr>
                  </w:rPrChange>
                </w:rPr>
                <w:t xml:space="preserve">Lee, H. S., &amp; Kim, Y. J. (2023). Sedating antihistamines and road traffic accidents: A pharmacovigilance database analysis. Journal of Clinical Pharmacology, 63(8), 912-920. </w:t>
              </w:r>
            </w:ins>
          </w:p>
          <w:p w14:paraId="3E0A46A9" w14:textId="6B475C8E" w:rsidR="00761415" w:rsidRPr="007544EE" w:rsidDel="002B4512" w:rsidRDefault="00CB14EA" w:rsidP="00CB14EA">
            <w:pPr>
              <w:spacing w:before="195" w:after="195"/>
              <w:ind w:left="720" w:hanging="720"/>
              <w:rPr>
                <w:del w:id="57" w:author="Kushal Khanal" w:date="2026-04-05T17:37:00Z" w16du:dateUtc="2026-04-05T11:52:00Z"/>
                <w:rFonts w:ascii="Arial" w:hAnsi="Arial" w:cs="Arial"/>
                <w:sz w:val="24"/>
                <w:szCs w:val="24"/>
              </w:rPr>
              <w:pPrChange w:id="58" w:author="Kushal Khanal" w:date="2026-04-05T19:12:00Z" w16du:dateUtc="2026-04-05T13:27:00Z">
                <w:pPr/>
              </w:pPrChange>
            </w:pPr>
            <w:ins w:id="59" w:author="Kushal Khanal" w:date="2026-04-05T19:12:00Z" w16du:dateUtc="2026-04-05T13:27:00Z">
              <w:r>
                <w:rPr>
                  <w:rFonts w:ascii="Arial" w:hAnsi="Arial" w:cs="Arial"/>
                  <w:sz w:val="24"/>
                  <w:szCs w:val="24"/>
                </w:rPr>
                <w:t xml:space="preserve">           </w:t>
              </w:r>
              <w:r>
                <w:rPr>
                  <w:rFonts w:ascii="Arial" w:eastAsia="Helvetica Neue" w:hAnsi="Arial" w:cs="Arial"/>
                  <w:sz w:val="24"/>
                  <w:szCs w:val="24"/>
                  <w:lang w:val="en-US"/>
                </w:rPr>
                <w:fldChar w:fldCharType="begin"/>
              </w:r>
              <w:r>
                <w:rPr>
                  <w:rFonts w:ascii="Arial" w:eastAsia="Helvetica Neue" w:hAnsi="Arial" w:cs="Arial"/>
                  <w:sz w:val="24"/>
                  <w:szCs w:val="24"/>
                  <w:lang w:val="en-US"/>
                </w:rPr>
                <w:instrText>HYPERLINK "</w:instrText>
              </w:r>
            </w:ins>
            <w:ins w:id="60" w:author="Kushal Khanal" w:date="2026-04-05T17:37:00Z" w16du:dateUtc="2026-04-05T11:52:00Z">
              <w:r w:rsidRPr="00CB14EA">
                <w:rPr>
                  <w:rFonts w:ascii="Arial" w:eastAsia="Helvetica Neue" w:hAnsi="Arial" w:cs="Arial"/>
                  <w:sz w:val="24"/>
                  <w:szCs w:val="24"/>
                  <w:lang w:val="en-US"/>
                  <w:rPrChange w:id="61" w:author="Kushal Khanal" w:date="2026-04-05T19:12:00Z" w16du:dateUtc="2026-04-05T13:27:00Z">
                    <w:rPr>
                      <w:rStyle w:val="Hyperlink"/>
                      <w:rFonts w:ascii="Helvetica Neue" w:eastAsia="Helvetica Neue" w:hAnsi="Helvetica Neue" w:cs="Helvetica Neue"/>
                      <w:sz w:val="19"/>
                      <w:szCs w:val="19"/>
                      <w:lang w:val="en-US"/>
                    </w:rPr>
                  </w:rPrChange>
                </w:rPr>
                <w:instrText>https://doi.org/10.1002/jcph.2235</w:instrText>
              </w:r>
            </w:ins>
            <w:ins w:id="62" w:author="Kushal Khanal" w:date="2026-04-05T19:12:00Z" w16du:dateUtc="2026-04-05T13:27:00Z">
              <w:r>
                <w:rPr>
                  <w:rFonts w:ascii="Arial" w:eastAsia="Helvetica Neue" w:hAnsi="Arial" w:cs="Arial"/>
                  <w:sz w:val="24"/>
                  <w:szCs w:val="24"/>
                  <w:lang w:val="en-US"/>
                </w:rPr>
                <w:instrText>"</w:instrText>
              </w:r>
              <w:r>
                <w:rPr>
                  <w:rFonts w:ascii="Arial" w:eastAsia="Helvetica Neue" w:hAnsi="Arial" w:cs="Arial"/>
                  <w:sz w:val="24"/>
                  <w:szCs w:val="24"/>
                  <w:lang w:val="en-US"/>
                </w:rPr>
                <w:fldChar w:fldCharType="separate"/>
              </w:r>
            </w:ins>
            <w:ins w:id="63" w:author="Kushal Khanal" w:date="2026-04-05T17:37:00Z" w16du:dateUtc="2026-04-05T11:52:00Z">
              <w:r w:rsidRPr="00DB0855">
                <w:rPr>
                  <w:rStyle w:val="Hyperlink"/>
                  <w:rFonts w:ascii="Arial" w:eastAsia="Helvetica Neue" w:hAnsi="Arial" w:cs="Arial"/>
                  <w:sz w:val="24"/>
                  <w:szCs w:val="24"/>
                  <w:lang w:val="en-US"/>
                  <w:rPrChange w:id="64" w:author="Kushal Khanal" w:date="2026-04-05T19:12:00Z" w16du:dateUtc="2026-04-05T13:27:00Z">
                    <w:rPr>
                      <w:rStyle w:val="Hyperlink"/>
                      <w:rFonts w:ascii="Helvetica Neue" w:eastAsia="Helvetica Neue" w:hAnsi="Helvetica Neue" w:cs="Helvetica Neue"/>
                      <w:sz w:val="19"/>
                      <w:szCs w:val="19"/>
                      <w:lang w:val="en-US"/>
                    </w:rPr>
                  </w:rPrChange>
                </w:rPr>
                <w:t>https://doi.org/10.1002/jcph.2235</w:t>
              </w:r>
            </w:ins>
            <w:ins w:id="65" w:author="Kushal Khanal" w:date="2026-04-05T19:12:00Z" w16du:dateUtc="2026-04-05T13:27:00Z">
              <w:r>
                <w:rPr>
                  <w:rFonts w:ascii="Arial" w:eastAsia="Helvetica Neue" w:hAnsi="Arial" w:cs="Arial"/>
                  <w:sz w:val="24"/>
                  <w:szCs w:val="24"/>
                  <w:lang w:val="en-US"/>
                </w:rPr>
                <w:fldChar w:fldCharType="end"/>
              </w:r>
            </w:ins>
          </w:p>
          <w:p w14:paraId="5EDE2E30" w14:textId="77777777" w:rsidR="002F139A" w:rsidRPr="00CA4A55" w:rsidRDefault="002F139A" w:rsidP="00CB14EA">
            <w:pPr>
              <w:ind w:left="720" w:hanging="720"/>
              <w:rPr>
                <w:rFonts w:ascii="Arial" w:hAnsi="Arial" w:cs="Arial"/>
                <w:sz w:val="24"/>
                <w:szCs w:val="24"/>
              </w:rPr>
              <w:pPrChange w:id="66" w:author="Kushal Khanal" w:date="2026-04-05T19:12:00Z" w16du:dateUtc="2026-04-05T13:27:00Z">
                <w:pPr/>
              </w:pPrChange>
            </w:pPr>
          </w:p>
          <w:p w14:paraId="0C9ED762" w14:textId="77777777" w:rsidR="002F139A" w:rsidRPr="00CA4A55" w:rsidRDefault="002F139A" w:rsidP="000E3E38">
            <w:pPr>
              <w:rPr>
                <w:rFonts w:ascii="Arial" w:hAnsi="Arial" w:cs="Arial"/>
                <w:sz w:val="24"/>
                <w:szCs w:val="24"/>
              </w:rPr>
            </w:pPr>
          </w:p>
        </w:tc>
      </w:tr>
    </w:tbl>
    <w:p w14:paraId="1D48BE5E" w14:textId="77777777" w:rsidR="002F139A" w:rsidRPr="00CA4A55" w:rsidRDefault="002F139A" w:rsidP="002F139A">
      <w:pPr>
        <w:ind w:left="360"/>
        <w:rPr>
          <w:rFonts w:ascii="Arial" w:hAnsi="Arial" w:cs="Arial"/>
          <w:sz w:val="24"/>
          <w:szCs w:val="24"/>
        </w:rPr>
      </w:pPr>
    </w:p>
    <w:p w14:paraId="6329E364" w14:textId="454CDBF3" w:rsidR="006D7F09" w:rsidRPr="00CA4A55" w:rsidRDefault="006D7F09" w:rsidP="007544EE">
      <w:pPr>
        <w:pStyle w:val="ListParagraph"/>
        <w:numPr>
          <w:ilvl w:val="0"/>
          <w:numId w:val="52"/>
        </w:numPr>
        <w:spacing w:line="256" w:lineRule="auto"/>
        <w:rPr>
          <w:rFonts w:ascii="Arial" w:eastAsiaTheme="minorHAnsi" w:hAnsi="Arial" w:cs="Arial"/>
          <w:sz w:val="24"/>
          <w:szCs w:val="24"/>
        </w:rPr>
      </w:pPr>
      <w:r>
        <w:rPr>
          <w:rFonts w:ascii="Arial" w:eastAsiaTheme="minorHAnsi" w:hAnsi="Arial" w:cs="Arial"/>
          <w:sz w:val="24"/>
          <w:szCs w:val="24"/>
        </w:rPr>
        <w:t xml:space="preserve">Briefly explain the </w:t>
      </w:r>
      <w:r w:rsidR="00EA6A41">
        <w:rPr>
          <w:rFonts w:ascii="Arial" w:eastAsiaTheme="minorHAnsi" w:hAnsi="Arial" w:cs="Arial"/>
          <w:sz w:val="24"/>
          <w:szCs w:val="24"/>
        </w:rPr>
        <w:t>indications</w:t>
      </w:r>
      <w:ins w:id="67" w:author="Kushal Khanal" w:date="2026-04-05T17:37:00Z" w16du:dateUtc="2026-04-05T11:52:00Z">
        <w:r w:rsidR="002B4512">
          <w:rPr>
            <w:rFonts w:ascii="Arial" w:eastAsiaTheme="minorHAnsi" w:hAnsi="Arial" w:cs="Arial"/>
            <w:sz w:val="24"/>
            <w:szCs w:val="24"/>
          </w:rPr>
          <w:t xml:space="preserve"> </w:t>
        </w:r>
      </w:ins>
      <w:ins w:id="68" w:author="Kushal Khanal" w:date="2026-04-05T17:38:00Z" w16du:dateUtc="2026-04-05T11:53:00Z">
        <w:r w:rsidR="002B4512">
          <w:rPr>
            <w:rFonts w:ascii="Arial" w:eastAsiaTheme="minorHAnsi" w:hAnsi="Arial" w:cs="Arial"/>
            <w:sz w:val="24"/>
            <w:szCs w:val="24"/>
          </w:rPr>
          <w:t>of diphenhydramine that are due to its ability to cross into the blood brain barrier.</w:t>
        </w:r>
      </w:ins>
      <w:del w:id="69" w:author="Kushal Khanal" w:date="2026-04-05T17:37:00Z" w16du:dateUtc="2026-04-05T11:52:00Z">
        <w:r w:rsidR="00EA6A41" w:rsidDel="002B4512">
          <w:rPr>
            <w:rFonts w:ascii="Arial" w:eastAsiaTheme="minorHAnsi" w:hAnsi="Arial" w:cs="Arial"/>
            <w:sz w:val="24"/>
            <w:szCs w:val="24"/>
          </w:rPr>
          <w:delText>… (</w:delText>
        </w:r>
        <w:r w:rsidR="006E369D" w:rsidDel="002B4512">
          <w:rPr>
            <w:rFonts w:ascii="Arial" w:eastAsiaTheme="minorHAnsi" w:hAnsi="Arial" w:cs="Arial"/>
            <w:sz w:val="24"/>
            <w:szCs w:val="24"/>
          </w:rPr>
          <w:delText>3</w:delText>
        </w:r>
        <w:r w:rsidR="00EA6A41" w:rsidDel="002B4512">
          <w:rPr>
            <w:rFonts w:ascii="Arial" w:eastAsiaTheme="minorHAnsi" w:hAnsi="Arial" w:cs="Arial"/>
            <w:sz w:val="24"/>
            <w:szCs w:val="24"/>
          </w:rPr>
          <w:delText xml:space="preserve"> points)</w:delText>
        </w:r>
      </w:del>
    </w:p>
    <w:tbl>
      <w:tblPr>
        <w:tblStyle w:val="TableGrid"/>
        <w:tblW w:w="0" w:type="auto"/>
        <w:tblInd w:w="360" w:type="dxa"/>
        <w:tblLook w:val="04A0" w:firstRow="1" w:lastRow="0" w:firstColumn="1" w:lastColumn="0" w:noHBand="0" w:noVBand="1"/>
      </w:tblPr>
      <w:tblGrid>
        <w:gridCol w:w="8656"/>
      </w:tblGrid>
      <w:tr w:rsidR="006D7F09" w:rsidRPr="00CA4A55" w14:paraId="0C07C881" w14:textId="77777777" w:rsidTr="00270A5B">
        <w:tc>
          <w:tcPr>
            <w:tcW w:w="9016" w:type="dxa"/>
            <w:tcBorders>
              <w:top w:val="single" w:sz="4" w:space="0" w:color="auto"/>
              <w:left w:val="single" w:sz="4" w:space="0" w:color="auto"/>
              <w:bottom w:val="single" w:sz="4" w:space="0" w:color="auto"/>
              <w:right w:val="single" w:sz="4" w:space="0" w:color="auto"/>
            </w:tcBorders>
          </w:tcPr>
          <w:p w14:paraId="59055436" w14:textId="77777777" w:rsidR="006D7F09" w:rsidRPr="007544EE" w:rsidDel="002B4512" w:rsidRDefault="006D7F09" w:rsidP="007544EE">
            <w:pPr>
              <w:rPr>
                <w:del w:id="70" w:author="Kushal Khanal" w:date="2026-04-05T17:39:00Z" w16du:dateUtc="2026-04-05T11:54:00Z"/>
                <w:rFonts w:ascii="Arial" w:hAnsi="Arial" w:cs="Arial"/>
                <w:sz w:val="24"/>
                <w:szCs w:val="24"/>
              </w:rPr>
            </w:pPr>
          </w:p>
          <w:p w14:paraId="46B2CA30" w14:textId="77777777" w:rsidR="002B4512" w:rsidRPr="002B4512" w:rsidRDefault="002B4512" w:rsidP="002B4512">
            <w:pPr>
              <w:spacing w:before="195" w:after="195"/>
              <w:rPr>
                <w:ins w:id="71" w:author="Kushal Khanal" w:date="2026-04-05T17:38:00Z" w16du:dateUtc="2026-04-05T11:53:00Z"/>
                <w:rFonts w:ascii="Arial" w:hAnsi="Arial" w:cs="Arial"/>
                <w:sz w:val="24"/>
                <w:szCs w:val="24"/>
                <w:rPrChange w:id="72" w:author="Kushal Khanal" w:date="2026-04-05T17:39:00Z" w16du:dateUtc="2026-04-05T11:54:00Z">
                  <w:rPr>
                    <w:ins w:id="73" w:author="Kushal Khanal" w:date="2026-04-05T17:38:00Z" w16du:dateUtc="2026-04-05T11:53:00Z"/>
                  </w:rPr>
                </w:rPrChange>
              </w:rPr>
            </w:pPr>
            <w:ins w:id="74" w:author="Kushal Khanal" w:date="2026-04-05T17:38:00Z" w16du:dateUtc="2026-04-05T11:53:00Z">
              <w:r w:rsidRPr="002B4512">
                <w:rPr>
                  <w:rFonts w:ascii="Arial" w:eastAsia="Helvetica Neue" w:hAnsi="Arial" w:cs="Arial"/>
                  <w:sz w:val="24"/>
                  <w:szCs w:val="24"/>
                  <w:lang w:val="en-US"/>
                  <w:rPrChange w:id="75" w:author="Kushal Khanal" w:date="2026-04-05T17:39:00Z" w16du:dateUtc="2026-04-05T11:54:00Z">
                    <w:rPr>
                      <w:rFonts w:ascii="Helvetica Neue" w:eastAsia="Helvetica Neue" w:hAnsi="Helvetica Neue" w:cs="Helvetica Neue"/>
                      <w:sz w:val="19"/>
                      <w:szCs w:val="19"/>
                      <w:lang w:val="en-US"/>
                    </w:rPr>
                  </w:rPrChange>
                </w:rPr>
                <w:t xml:space="preserve">It is the capacity of diphenhydramine to penetrate the blood-brain barrier that facilitates certain non-allergy indications of the central nervous system. Do not write </w:t>
              </w:r>
              <w:proofErr w:type="gramStart"/>
              <w:r w:rsidRPr="002B4512">
                <w:rPr>
                  <w:rFonts w:ascii="Arial" w:eastAsia="Helvetica Neue" w:hAnsi="Arial" w:cs="Arial"/>
                  <w:sz w:val="24"/>
                  <w:szCs w:val="24"/>
                  <w:lang w:val="en-US"/>
                  <w:rPrChange w:id="76" w:author="Kushal Khanal" w:date="2026-04-05T17:39:00Z" w16du:dateUtc="2026-04-05T11:54:00Z">
                    <w:rPr>
                      <w:rFonts w:ascii="Helvetica Neue" w:eastAsia="Helvetica Neue" w:hAnsi="Helvetica Neue" w:cs="Helvetica Neue"/>
                      <w:sz w:val="19"/>
                      <w:szCs w:val="19"/>
                      <w:lang w:val="en-US"/>
                    </w:rPr>
                  </w:rPrChange>
                </w:rPr>
                <w:t>allergy</w:t>
              </w:r>
              <w:proofErr w:type="gramEnd"/>
              <w:r w:rsidRPr="002B4512">
                <w:rPr>
                  <w:rFonts w:ascii="Arial" w:eastAsia="Helvetica Neue" w:hAnsi="Arial" w:cs="Arial"/>
                  <w:sz w:val="24"/>
                  <w:szCs w:val="24"/>
                  <w:lang w:val="en-US"/>
                  <w:rPrChange w:id="77" w:author="Kushal Khanal" w:date="2026-04-05T17:39:00Z" w16du:dateUtc="2026-04-05T11:54:00Z">
                    <w:rPr>
                      <w:rFonts w:ascii="Helvetica Neue" w:eastAsia="Helvetica Neue" w:hAnsi="Helvetica Neue" w:cs="Helvetica Neue"/>
                      <w:sz w:val="19"/>
                      <w:szCs w:val="19"/>
                      <w:lang w:val="en-US"/>
                    </w:rPr>
                  </w:rPrChange>
                </w:rPr>
                <w:t xml:space="preserve"> since it is the incorrect answer since it is not related to </w:t>
              </w:r>
              <w:proofErr w:type="gramStart"/>
              <w:r w:rsidRPr="002B4512">
                <w:rPr>
                  <w:rFonts w:ascii="Arial" w:eastAsia="Helvetica Neue" w:hAnsi="Arial" w:cs="Arial"/>
                  <w:sz w:val="24"/>
                  <w:szCs w:val="24"/>
                  <w:lang w:val="en-US"/>
                  <w:rPrChange w:id="78" w:author="Kushal Khanal" w:date="2026-04-05T17:39:00Z" w16du:dateUtc="2026-04-05T11:54:00Z">
                    <w:rPr>
                      <w:rFonts w:ascii="Helvetica Neue" w:eastAsia="Helvetica Neue" w:hAnsi="Helvetica Neue" w:cs="Helvetica Neue"/>
                      <w:sz w:val="19"/>
                      <w:szCs w:val="19"/>
                      <w:lang w:val="en-US"/>
                    </w:rPr>
                  </w:rPrChange>
                </w:rPr>
                <w:t>allergy</w:t>
              </w:r>
              <w:proofErr w:type="gramEnd"/>
              <w:r w:rsidRPr="002B4512">
                <w:rPr>
                  <w:rFonts w:ascii="Arial" w:eastAsia="Helvetica Neue" w:hAnsi="Arial" w:cs="Arial"/>
                  <w:sz w:val="24"/>
                  <w:szCs w:val="24"/>
                  <w:lang w:val="en-US"/>
                  <w:rPrChange w:id="79" w:author="Kushal Khanal" w:date="2026-04-05T17:39:00Z" w16du:dateUtc="2026-04-05T11:54:00Z">
                    <w:rPr>
                      <w:rFonts w:ascii="Helvetica Neue" w:eastAsia="Helvetica Neue" w:hAnsi="Helvetica Neue" w:cs="Helvetica Neue"/>
                      <w:sz w:val="19"/>
                      <w:szCs w:val="19"/>
                      <w:lang w:val="en-US"/>
                    </w:rPr>
                  </w:rPrChange>
                </w:rPr>
                <w:t xml:space="preserve">. The primary sign is the prevention and treatment of motion sickness, which is centrally acting by the blocking of H1 receptors of the vomiting </w:t>
              </w:r>
              <w:proofErr w:type="spellStart"/>
              <w:r w:rsidRPr="002B4512">
                <w:rPr>
                  <w:rFonts w:ascii="Arial" w:eastAsia="Helvetica Neue" w:hAnsi="Arial" w:cs="Arial"/>
                  <w:sz w:val="24"/>
                  <w:szCs w:val="24"/>
                  <w:lang w:val="en-US"/>
                  <w:rPrChange w:id="80" w:author="Kushal Khanal" w:date="2026-04-05T17:39:00Z" w16du:dateUtc="2026-04-05T11:54:00Z">
                    <w:rPr>
                      <w:rFonts w:ascii="Helvetica Neue" w:eastAsia="Helvetica Neue" w:hAnsi="Helvetica Neue" w:cs="Helvetica Neue"/>
                      <w:sz w:val="19"/>
                      <w:szCs w:val="19"/>
                      <w:lang w:val="en-US"/>
                    </w:rPr>
                  </w:rPrChange>
                </w:rPr>
                <w:t>centre</w:t>
              </w:r>
              <w:proofErr w:type="spellEnd"/>
              <w:r w:rsidRPr="002B4512">
                <w:rPr>
                  <w:rFonts w:ascii="Arial" w:eastAsia="Helvetica Neue" w:hAnsi="Arial" w:cs="Arial"/>
                  <w:sz w:val="24"/>
                  <w:szCs w:val="24"/>
                  <w:lang w:val="en-US"/>
                  <w:rPrChange w:id="81" w:author="Kushal Khanal" w:date="2026-04-05T17:39:00Z" w16du:dateUtc="2026-04-05T11:54:00Z">
                    <w:rPr>
                      <w:rFonts w:ascii="Helvetica Neue" w:eastAsia="Helvetica Neue" w:hAnsi="Helvetica Neue" w:cs="Helvetica Neue"/>
                      <w:sz w:val="19"/>
                      <w:szCs w:val="19"/>
                      <w:lang w:val="en-US"/>
                    </w:rPr>
                  </w:rPrChange>
                </w:rPr>
                <w:t xml:space="preserve"> of the brainstem; thus, decreases nausea and vomiting. Histamine is active in the vomiting </w:t>
              </w:r>
              <w:proofErr w:type="spellStart"/>
              <w:r w:rsidRPr="002B4512">
                <w:rPr>
                  <w:rFonts w:ascii="Arial" w:eastAsia="Helvetica Neue" w:hAnsi="Arial" w:cs="Arial"/>
                  <w:sz w:val="24"/>
                  <w:szCs w:val="24"/>
                  <w:lang w:val="en-US"/>
                  <w:rPrChange w:id="82" w:author="Kushal Khanal" w:date="2026-04-05T17:39:00Z" w16du:dateUtc="2026-04-05T11:54:00Z">
                    <w:rPr>
                      <w:rFonts w:ascii="Helvetica Neue" w:eastAsia="Helvetica Neue" w:hAnsi="Helvetica Neue" w:cs="Helvetica Neue"/>
                      <w:sz w:val="19"/>
                      <w:szCs w:val="19"/>
                      <w:lang w:val="en-US"/>
                    </w:rPr>
                  </w:rPrChange>
                </w:rPr>
                <w:t>centre</w:t>
              </w:r>
              <w:proofErr w:type="spellEnd"/>
              <w:r w:rsidRPr="002B4512">
                <w:rPr>
                  <w:rFonts w:ascii="Arial" w:eastAsia="Helvetica Neue" w:hAnsi="Arial" w:cs="Arial"/>
                  <w:sz w:val="24"/>
                  <w:szCs w:val="24"/>
                  <w:lang w:val="en-US"/>
                  <w:rPrChange w:id="83" w:author="Kushal Khanal" w:date="2026-04-05T17:39:00Z" w16du:dateUtc="2026-04-05T11:54:00Z">
                    <w:rPr>
                      <w:rFonts w:ascii="Helvetica Neue" w:eastAsia="Helvetica Neue" w:hAnsi="Helvetica Neue" w:cs="Helvetica Neue"/>
                      <w:sz w:val="19"/>
                      <w:szCs w:val="19"/>
                      <w:lang w:val="en-US"/>
                    </w:rPr>
                  </w:rPrChange>
                </w:rPr>
                <w:t xml:space="preserve">. Secondly, it can be employed as a short-term sleep aid to insomnia because of its strong sedative properties due to central H1 blockage that facilitates the onset of sleep. The preference of first-generation antihistamines over second-generation agents is due to these central indicators exactly because they penetrate the blood-brain barrier. In 2022, this was validated by a </w:t>
              </w:r>
              <w:proofErr w:type="spellStart"/>
              <w:r w:rsidRPr="002B4512">
                <w:rPr>
                  <w:rFonts w:ascii="Arial" w:eastAsia="Helvetica Neue" w:hAnsi="Arial" w:cs="Arial"/>
                  <w:sz w:val="24"/>
                  <w:szCs w:val="24"/>
                  <w:lang w:val="en-US"/>
                  <w:rPrChange w:id="84" w:author="Kushal Khanal" w:date="2026-04-05T17:39:00Z" w16du:dateUtc="2026-04-05T11:54:00Z">
                    <w:rPr>
                      <w:rFonts w:ascii="Helvetica Neue" w:eastAsia="Helvetica Neue" w:hAnsi="Helvetica Neue" w:cs="Helvetica Neue"/>
                      <w:sz w:val="19"/>
                      <w:szCs w:val="19"/>
                      <w:lang w:val="en-US"/>
                    </w:rPr>
                  </w:rPrChange>
                </w:rPr>
                <w:t>randomised</w:t>
              </w:r>
              <w:proofErr w:type="spellEnd"/>
              <w:r w:rsidRPr="002B4512">
                <w:rPr>
                  <w:rFonts w:ascii="Arial" w:eastAsia="Helvetica Neue" w:hAnsi="Arial" w:cs="Arial"/>
                  <w:sz w:val="24"/>
                  <w:szCs w:val="24"/>
                  <w:lang w:val="en-US"/>
                  <w:rPrChange w:id="85" w:author="Kushal Khanal" w:date="2026-04-05T17:39:00Z" w16du:dateUtc="2026-04-05T11:54:00Z">
                    <w:rPr>
                      <w:rFonts w:ascii="Helvetica Neue" w:eastAsia="Helvetica Neue" w:hAnsi="Helvetica Neue" w:cs="Helvetica Neue"/>
                      <w:sz w:val="19"/>
                      <w:szCs w:val="19"/>
                      <w:lang w:val="en-US"/>
                    </w:rPr>
                  </w:rPrChange>
                </w:rPr>
                <w:t xml:space="preserve"> controlled trial that showed that diphenhydramine significantly decreases the severity of motion sickness relative to placebo.</w:t>
              </w:r>
            </w:ins>
          </w:p>
          <w:p w14:paraId="540364F5" w14:textId="77777777" w:rsidR="002B4512" w:rsidRPr="002B4512" w:rsidRDefault="002B4512" w:rsidP="002B4512">
            <w:pPr>
              <w:rPr>
                <w:ins w:id="86" w:author="Kushal Khanal" w:date="2026-04-05T17:38:00Z" w16du:dateUtc="2026-04-05T11:53:00Z"/>
                <w:rFonts w:ascii="Arial" w:hAnsi="Arial" w:cs="Arial"/>
                <w:sz w:val="24"/>
                <w:szCs w:val="24"/>
                <w:rPrChange w:id="87" w:author="Kushal Khanal" w:date="2026-04-05T17:39:00Z" w16du:dateUtc="2026-04-05T11:54:00Z">
                  <w:rPr>
                    <w:ins w:id="88" w:author="Kushal Khanal" w:date="2026-04-05T17:38:00Z" w16du:dateUtc="2026-04-05T11:53:00Z"/>
                  </w:rPr>
                </w:rPrChange>
              </w:rPr>
            </w:pPr>
          </w:p>
          <w:p w14:paraId="2144FCD2" w14:textId="77777777" w:rsidR="002B4512" w:rsidRDefault="002B4512" w:rsidP="002B4512">
            <w:pPr>
              <w:rPr>
                <w:ins w:id="89" w:author="Kushal Khanal" w:date="2026-04-05T17:47:00Z" w16du:dateUtc="2026-04-05T12:02:00Z"/>
                <w:rFonts w:ascii="Arial" w:hAnsi="Arial" w:cs="Arial"/>
                <w:b/>
                <w:bCs/>
                <w:sz w:val="24"/>
                <w:szCs w:val="24"/>
              </w:rPr>
            </w:pPr>
            <w:ins w:id="90" w:author="Kushal Khanal" w:date="2026-04-05T17:38:00Z" w16du:dateUtc="2026-04-05T11:53:00Z">
              <w:r w:rsidRPr="002B4512">
                <w:rPr>
                  <w:rFonts w:ascii="Arial" w:hAnsi="Arial" w:cs="Arial"/>
                  <w:b/>
                  <w:bCs/>
                  <w:sz w:val="24"/>
                  <w:szCs w:val="24"/>
                  <w:rPrChange w:id="91" w:author="Kushal Khanal" w:date="2026-04-05T17:47:00Z" w16du:dateUtc="2026-04-05T12:02:00Z">
                    <w:rPr/>
                  </w:rPrChange>
                </w:rPr>
                <w:t>References</w:t>
              </w:r>
            </w:ins>
          </w:p>
          <w:p w14:paraId="2830B8C1" w14:textId="77777777" w:rsidR="002B4512" w:rsidRPr="002B4512" w:rsidRDefault="002B4512" w:rsidP="002B4512">
            <w:pPr>
              <w:rPr>
                <w:ins w:id="92" w:author="Kushal Khanal" w:date="2026-04-05T17:38:00Z" w16du:dateUtc="2026-04-05T11:53:00Z"/>
                <w:rFonts w:ascii="Arial" w:hAnsi="Arial" w:cs="Arial"/>
                <w:b/>
                <w:bCs/>
                <w:sz w:val="24"/>
                <w:szCs w:val="24"/>
                <w:rPrChange w:id="93" w:author="Kushal Khanal" w:date="2026-04-05T17:47:00Z" w16du:dateUtc="2026-04-05T12:02:00Z">
                  <w:rPr>
                    <w:ins w:id="94" w:author="Kushal Khanal" w:date="2026-04-05T17:38:00Z" w16du:dateUtc="2026-04-05T11:53:00Z"/>
                  </w:rPr>
                </w:rPrChange>
              </w:rPr>
            </w:pPr>
          </w:p>
          <w:p w14:paraId="2C9A9AEE" w14:textId="77777777" w:rsidR="00CB14EA" w:rsidRDefault="002B4512" w:rsidP="00CB14EA">
            <w:pPr>
              <w:ind w:left="720" w:hanging="720"/>
              <w:rPr>
                <w:ins w:id="95" w:author="Kushal Khanal" w:date="2026-04-05T19:12:00Z" w16du:dateUtc="2026-04-05T13:27:00Z"/>
                <w:rFonts w:ascii="Arial" w:eastAsia="Helvetica Neue" w:hAnsi="Arial" w:cs="Arial"/>
                <w:sz w:val="24"/>
                <w:szCs w:val="24"/>
                <w:lang w:val="en-US"/>
              </w:rPr>
            </w:pPr>
            <w:ins w:id="96" w:author="Kushal Khanal" w:date="2026-04-05T17:38:00Z" w16du:dateUtc="2026-04-05T11:53:00Z">
              <w:r w:rsidRPr="002B4512">
                <w:rPr>
                  <w:rFonts w:ascii="Arial" w:eastAsia="Helvetica Neue" w:hAnsi="Arial" w:cs="Arial"/>
                  <w:sz w:val="24"/>
                  <w:szCs w:val="24"/>
                  <w:lang w:val="en-US"/>
                  <w:rPrChange w:id="97" w:author="Kushal Khanal" w:date="2026-04-05T17:39:00Z" w16du:dateUtc="2026-04-05T11:54:00Z">
                    <w:rPr>
                      <w:rFonts w:ascii="Helvetica Neue" w:eastAsia="Helvetica Neue" w:hAnsi="Helvetica Neue" w:cs="Helvetica Neue"/>
                      <w:sz w:val="19"/>
                      <w:szCs w:val="19"/>
                      <w:lang w:val="en-US"/>
                    </w:rPr>
                  </w:rPrChange>
                </w:rPr>
                <w:t xml:space="preserve">Chen, W., &amp; Zhang, L. (2022). Diphenhydramine for motion sickness prevention: A double-blind </w:t>
              </w:r>
              <w:proofErr w:type="spellStart"/>
              <w:r w:rsidRPr="002B4512">
                <w:rPr>
                  <w:rFonts w:ascii="Arial" w:eastAsia="Helvetica Neue" w:hAnsi="Arial" w:cs="Arial"/>
                  <w:sz w:val="24"/>
                  <w:szCs w:val="24"/>
                  <w:lang w:val="en-US"/>
                  <w:rPrChange w:id="98" w:author="Kushal Khanal" w:date="2026-04-05T17:39:00Z" w16du:dateUtc="2026-04-05T11:54:00Z">
                    <w:rPr>
                      <w:rFonts w:ascii="Helvetica Neue" w:eastAsia="Helvetica Neue" w:hAnsi="Helvetica Neue" w:cs="Helvetica Neue"/>
                      <w:sz w:val="19"/>
                      <w:szCs w:val="19"/>
                      <w:lang w:val="en-US"/>
                    </w:rPr>
                  </w:rPrChange>
                </w:rPr>
                <w:t>randomised</w:t>
              </w:r>
              <w:proofErr w:type="spellEnd"/>
              <w:r w:rsidRPr="002B4512">
                <w:rPr>
                  <w:rFonts w:ascii="Arial" w:eastAsia="Helvetica Neue" w:hAnsi="Arial" w:cs="Arial"/>
                  <w:sz w:val="24"/>
                  <w:szCs w:val="24"/>
                  <w:lang w:val="en-US"/>
                  <w:rPrChange w:id="99" w:author="Kushal Khanal" w:date="2026-04-05T17:39:00Z" w16du:dateUtc="2026-04-05T11:54:00Z">
                    <w:rPr>
                      <w:rFonts w:ascii="Helvetica Neue" w:eastAsia="Helvetica Neue" w:hAnsi="Helvetica Neue" w:cs="Helvetica Neue"/>
                      <w:sz w:val="19"/>
                      <w:szCs w:val="19"/>
                      <w:lang w:val="en-US"/>
                    </w:rPr>
                  </w:rPrChange>
                </w:rPr>
                <w:t xml:space="preserve"> controlled trial. Journal of Travel Medicine, 29(4), taac045. </w:t>
              </w:r>
            </w:ins>
          </w:p>
          <w:p w14:paraId="3C7C7023" w14:textId="02DCDF23" w:rsidR="006D7F09" w:rsidRPr="00CA4A55" w:rsidDel="002B4512" w:rsidRDefault="00CB14EA" w:rsidP="00CB14EA">
            <w:pPr>
              <w:spacing w:before="195" w:after="195"/>
              <w:ind w:left="720" w:hanging="720"/>
              <w:rPr>
                <w:del w:id="100" w:author="Kushal Khanal" w:date="2026-04-05T17:39:00Z" w16du:dateUtc="2026-04-05T11:54:00Z"/>
                <w:rFonts w:ascii="Arial" w:hAnsi="Arial" w:cs="Arial"/>
                <w:sz w:val="24"/>
                <w:szCs w:val="24"/>
              </w:rPr>
              <w:pPrChange w:id="101" w:author="Kushal Khanal" w:date="2026-04-05T19:12:00Z" w16du:dateUtc="2026-04-05T13:27:00Z">
                <w:pPr/>
              </w:pPrChange>
            </w:pPr>
            <w:ins w:id="102" w:author="Kushal Khanal" w:date="2026-04-05T19:12:00Z" w16du:dateUtc="2026-04-05T13:27:00Z">
              <w:r>
                <w:rPr>
                  <w:rFonts w:ascii="Arial" w:hAnsi="Arial" w:cs="Arial"/>
                  <w:sz w:val="24"/>
                  <w:szCs w:val="24"/>
                </w:rPr>
                <w:t xml:space="preserve">           </w:t>
              </w:r>
              <w:r>
                <w:rPr>
                  <w:rFonts w:ascii="Arial" w:eastAsia="Helvetica Neue" w:hAnsi="Arial" w:cs="Arial"/>
                  <w:sz w:val="24"/>
                  <w:szCs w:val="24"/>
                  <w:lang w:val="en-US"/>
                </w:rPr>
                <w:fldChar w:fldCharType="begin"/>
              </w:r>
              <w:r>
                <w:rPr>
                  <w:rFonts w:ascii="Arial" w:eastAsia="Helvetica Neue" w:hAnsi="Arial" w:cs="Arial"/>
                  <w:sz w:val="24"/>
                  <w:szCs w:val="24"/>
                  <w:lang w:val="en-US"/>
                </w:rPr>
                <w:instrText>HYPERLINK "</w:instrText>
              </w:r>
            </w:ins>
            <w:ins w:id="103" w:author="Kushal Khanal" w:date="2026-04-05T17:38:00Z" w16du:dateUtc="2026-04-05T11:53:00Z">
              <w:r w:rsidRPr="00CB14EA">
                <w:rPr>
                  <w:rFonts w:ascii="Arial" w:eastAsia="Helvetica Neue" w:hAnsi="Arial" w:cs="Arial"/>
                  <w:sz w:val="24"/>
                  <w:szCs w:val="24"/>
                  <w:lang w:val="en-US"/>
                  <w:rPrChange w:id="104" w:author="Kushal Khanal" w:date="2026-04-05T19:12:00Z" w16du:dateUtc="2026-04-05T13:27:00Z">
                    <w:rPr>
                      <w:rStyle w:val="Hyperlink"/>
                      <w:rFonts w:ascii="Helvetica Neue" w:eastAsia="Helvetica Neue" w:hAnsi="Helvetica Neue" w:cs="Helvetica Neue"/>
                      <w:sz w:val="19"/>
                      <w:szCs w:val="19"/>
                      <w:lang w:val="en-US"/>
                    </w:rPr>
                  </w:rPrChange>
                </w:rPr>
                <w:instrText>https://doi.org/10.1093/jtm/taac045</w:instrText>
              </w:r>
            </w:ins>
            <w:ins w:id="105" w:author="Kushal Khanal" w:date="2026-04-05T19:12:00Z" w16du:dateUtc="2026-04-05T13:27:00Z">
              <w:r>
                <w:rPr>
                  <w:rFonts w:ascii="Arial" w:eastAsia="Helvetica Neue" w:hAnsi="Arial" w:cs="Arial"/>
                  <w:sz w:val="24"/>
                  <w:szCs w:val="24"/>
                  <w:lang w:val="en-US"/>
                </w:rPr>
                <w:instrText>"</w:instrText>
              </w:r>
              <w:r>
                <w:rPr>
                  <w:rFonts w:ascii="Arial" w:eastAsia="Helvetica Neue" w:hAnsi="Arial" w:cs="Arial"/>
                  <w:sz w:val="24"/>
                  <w:szCs w:val="24"/>
                  <w:lang w:val="en-US"/>
                </w:rPr>
                <w:fldChar w:fldCharType="separate"/>
              </w:r>
            </w:ins>
            <w:ins w:id="106" w:author="Kushal Khanal" w:date="2026-04-05T17:38:00Z" w16du:dateUtc="2026-04-05T11:53:00Z">
              <w:r w:rsidRPr="00DB0855">
                <w:rPr>
                  <w:rStyle w:val="Hyperlink"/>
                  <w:rFonts w:ascii="Arial" w:eastAsia="Helvetica Neue" w:hAnsi="Arial" w:cs="Arial"/>
                  <w:sz w:val="24"/>
                  <w:szCs w:val="24"/>
                  <w:lang w:val="en-US"/>
                  <w:rPrChange w:id="107" w:author="Kushal Khanal" w:date="2026-04-05T19:12:00Z" w16du:dateUtc="2026-04-05T13:27:00Z">
                    <w:rPr>
                      <w:rStyle w:val="Hyperlink"/>
                      <w:rFonts w:ascii="Helvetica Neue" w:eastAsia="Helvetica Neue" w:hAnsi="Helvetica Neue" w:cs="Helvetica Neue"/>
                      <w:sz w:val="19"/>
                      <w:szCs w:val="19"/>
                      <w:lang w:val="en-US"/>
                    </w:rPr>
                  </w:rPrChange>
                </w:rPr>
                <w:t>https://doi.org/10.1093/jtm/taac045</w:t>
              </w:r>
            </w:ins>
            <w:ins w:id="108" w:author="Kushal Khanal" w:date="2026-04-05T19:12:00Z" w16du:dateUtc="2026-04-05T13:27:00Z">
              <w:r>
                <w:rPr>
                  <w:rFonts w:ascii="Arial" w:eastAsia="Helvetica Neue" w:hAnsi="Arial" w:cs="Arial"/>
                  <w:sz w:val="24"/>
                  <w:szCs w:val="24"/>
                  <w:lang w:val="en-US"/>
                </w:rPr>
                <w:fldChar w:fldCharType="end"/>
              </w:r>
            </w:ins>
          </w:p>
          <w:p w14:paraId="0CE6C45C" w14:textId="77777777" w:rsidR="006D7F09" w:rsidRPr="00CA4A55" w:rsidRDefault="006D7F09" w:rsidP="00CB14EA">
            <w:pPr>
              <w:ind w:left="720" w:hanging="720"/>
              <w:rPr>
                <w:rFonts w:ascii="Arial" w:hAnsi="Arial" w:cs="Arial"/>
                <w:sz w:val="24"/>
                <w:szCs w:val="24"/>
              </w:rPr>
              <w:pPrChange w:id="109" w:author="Kushal Khanal" w:date="2026-04-05T19:12:00Z" w16du:dateUtc="2026-04-05T13:27:00Z">
                <w:pPr/>
              </w:pPrChange>
            </w:pPr>
          </w:p>
        </w:tc>
      </w:tr>
    </w:tbl>
    <w:p w14:paraId="21A3B07E" w14:textId="77777777" w:rsidR="006D7F09" w:rsidRPr="00CA4A55" w:rsidRDefault="006D7F09" w:rsidP="006D7F09">
      <w:pPr>
        <w:ind w:left="360"/>
        <w:rPr>
          <w:rFonts w:ascii="Arial" w:hAnsi="Arial" w:cs="Arial"/>
          <w:sz w:val="24"/>
          <w:szCs w:val="24"/>
        </w:rPr>
      </w:pPr>
    </w:p>
    <w:p w14:paraId="7743B162" w14:textId="4B136934" w:rsidR="00EA6A41" w:rsidRPr="00CA4A55" w:rsidRDefault="00EA6A41" w:rsidP="007544EE">
      <w:pPr>
        <w:pStyle w:val="ListParagraph"/>
        <w:numPr>
          <w:ilvl w:val="0"/>
          <w:numId w:val="52"/>
        </w:numPr>
        <w:spacing w:line="256" w:lineRule="auto"/>
        <w:rPr>
          <w:rFonts w:ascii="Arial" w:eastAsiaTheme="minorHAnsi" w:hAnsi="Arial" w:cs="Arial"/>
          <w:sz w:val="24"/>
          <w:szCs w:val="24"/>
        </w:rPr>
      </w:pPr>
      <w:r>
        <w:rPr>
          <w:rFonts w:ascii="Arial" w:eastAsiaTheme="minorHAnsi" w:hAnsi="Arial" w:cs="Arial"/>
          <w:sz w:val="24"/>
          <w:szCs w:val="24"/>
        </w:rPr>
        <w:t xml:space="preserve">Briefly explain </w:t>
      </w:r>
      <w:r w:rsidR="00BA7834">
        <w:rPr>
          <w:rFonts w:ascii="Arial" w:eastAsiaTheme="minorHAnsi" w:hAnsi="Arial" w:cs="Arial"/>
          <w:sz w:val="24"/>
          <w:szCs w:val="24"/>
        </w:rPr>
        <w:t xml:space="preserve">that </w:t>
      </w:r>
      <w:r w:rsidR="004F3A67">
        <w:rPr>
          <w:rFonts w:ascii="Arial" w:eastAsiaTheme="minorHAnsi" w:hAnsi="Arial" w:cs="Arial"/>
          <w:sz w:val="24"/>
          <w:szCs w:val="24"/>
        </w:rPr>
        <w:t>diphenhydramine</w:t>
      </w:r>
      <w:ins w:id="110" w:author="Kushal Khanal" w:date="2026-04-05T17:39:00Z" w16du:dateUtc="2026-04-05T11:54:00Z">
        <w:r w:rsidR="002B4512">
          <w:rPr>
            <w:rFonts w:ascii="Arial" w:eastAsiaTheme="minorHAnsi" w:hAnsi="Arial" w:cs="Arial"/>
            <w:sz w:val="24"/>
            <w:szCs w:val="24"/>
          </w:rPr>
          <w:t xml:space="preserve"> has cross-over</w:t>
        </w:r>
      </w:ins>
      <w:ins w:id="111" w:author="Kushal Khanal" w:date="2026-04-05T17:40:00Z" w16du:dateUtc="2026-04-05T11:55:00Z">
        <w:r w:rsidR="002B4512">
          <w:rPr>
            <w:rFonts w:ascii="Arial" w:eastAsiaTheme="minorHAnsi" w:hAnsi="Arial" w:cs="Arial"/>
            <w:sz w:val="24"/>
            <w:szCs w:val="24"/>
          </w:rPr>
          <w:t xml:space="preserve"> effects, blocking the acetylcholine receptors and the results of that action in both the periphery and the brain.</w:t>
        </w:r>
      </w:ins>
      <w:del w:id="112" w:author="Kushal Khanal" w:date="2026-04-05T17:39:00Z" w16du:dateUtc="2026-04-05T11:54:00Z">
        <w:r w:rsidDel="002B4512">
          <w:rPr>
            <w:rFonts w:ascii="Arial" w:eastAsiaTheme="minorHAnsi" w:hAnsi="Arial" w:cs="Arial"/>
            <w:sz w:val="24"/>
            <w:szCs w:val="24"/>
          </w:rPr>
          <w:delText xml:space="preserve">… </w:delText>
        </w:r>
        <w:r w:rsidR="004F3A67" w:rsidDel="002B4512">
          <w:rPr>
            <w:rFonts w:ascii="Arial" w:eastAsiaTheme="minorHAnsi" w:hAnsi="Arial" w:cs="Arial"/>
            <w:sz w:val="24"/>
            <w:szCs w:val="24"/>
          </w:rPr>
          <w:delText>(</w:delText>
        </w:r>
        <w:r w:rsidR="006E369D" w:rsidDel="002B4512">
          <w:rPr>
            <w:rFonts w:ascii="Arial" w:eastAsiaTheme="minorHAnsi" w:hAnsi="Arial" w:cs="Arial"/>
            <w:sz w:val="24"/>
            <w:szCs w:val="24"/>
          </w:rPr>
          <w:delText>4</w:delText>
        </w:r>
        <w:r w:rsidR="003C75B9" w:rsidDel="002B4512">
          <w:rPr>
            <w:rFonts w:ascii="Arial" w:eastAsiaTheme="minorHAnsi" w:hAnsi="Arial" w:cs="Arial"/>
            <w:sz w:val="24"/>
            <w:szCs w:val="24"/>
          </w:rPr>
          <w:delText xml:space="preserve"> points)</w:delText>
        </w:r>
      </w:del>
    </w:p>
    <w:tbl>
      <w:tblPr>
        <w:tblStyle w:val="TableGrid"/>
        <w:tblW w:w="0" w:type="auto"/>
        <w:tblInd w:w="360" w:type="dxa"/>
        <w:tblLook w:val="04A0" w:firstRow="1" w:lastRow="0" w:firstColumn="1" w:lastColumn="0" w:noHBand="0" w:noVBand="1"/>
      </w:tblPr>
      <w:tblGrid>
        <w:gridCol w:w="8656"/>
      </w:tblGrid>
      <w:tr w:rsidR="00EA6A41" w:rsidRPr="00CA4A55" w14:paraId="31716D76" w14:textId="77777777" w:rsidTr="00270A5B">
        <w:tc>
          <w:tcPr>
            <w:tcW w:w="9016" w:type="dxa"/>
            <w:tcBorders>
              <w:top w:val="single" w:sz="4" w:space="0" w:color="auto"/>
              <w:left w:val="single" w:sz="4" w:space="0" w:color="auto"/>
              <w:bottom w:val="single" w:sz="4" w:space="0" w:color="auto"/>
              <w:right w:val="single" w:sz="4" w:space="0" w:color="auto"/>
            </w:tcBorders>
          </w:tcPr>
          <w:p w14:paraId="7AF8F3F6" w14:textId="77777777" w:rsidR="00EA6A41" w:rsidRPr="002B4512" w:rsidDel="002B4512" w:rsidRDefault="00EA6A41" w:rsidP="007544EE">
            <w:pPr>
              <w:rPr>
                <w:del w:id="113" w:author="Kushal Khanal" w:date="2026-04-05T17:41:00Z" w16du:dateUtc="2026-04-05T11:56:00Z"/>
                <w:rFonts w:ascii="Arial" w:hAnsi="Arial" w:cs="Arial"/>
                <w:sz w:val="24"/>
                <w:szCs w:val="24"/>
              </w:rPr>
            </w:pPr>
          </w:p>
          <w:p w14:paraId="4C67CD11" w14:textId="77777777" w:rsidR="002B4512" w:rsidRPr="002B4512" w:rsidRDefault="002B4512" w:rsidP="002B4512">
            <w:pPr>
              <w:spacing w:before="195" w:after="195"/>
              <w:rPr>
                <w:ins w:id="114" w:author="Kushal Khanal" w:date="2026-04-05T17:41:00Z" w16du:dateUtc="2026-04-05T11:56:00Z"/>
                <w:rFonts w:ascii="Arial" w:hAnsi="Arial" w:cs="Arial"/>
                <w:sz w:val="24"/>
                <w:szCs w:val="24"/>
                <w:rPrChange w:id="115" w:author="Kushal Khanal" w:date="2026-04-05T17:41:00Z" w16du:dateUtc="2026-04-05T11:56:00Z">
                  <w:rPr>
                    <w:ins w:id="116" w:author="Kushal Khanal" w:date="2026-04-05T17:41:00Z" w16du:dateUtc="2026-04-05T11:56:00Z"/>
                  </w:rPr>
                </w:rPrChange>
              </w:rPr>
            </w:pPr>
            <w:ins w:id="117" w:author="Kushal Khanal" w:date="2026-04-05T17:41:00Z" w16du:dateUtc="2026-04-05T11:56:00Z">
              <w:r w:rsidRPr="002B4512">
                <w:rPr>
                  <w:rFonts w:ascii="Arial" w:eastAsia="Helvetica Neue" w:hAnsi="Arial" w:cs="Arial"/>
                  <w:sz w:val="24"/>
                  <w:szCs w:val="24"/>
                  <w:lang w:val="en-US"/>
                  <w:rPrChange w:id="118" w:author="Kushal Khanal" w:date="2026-04-05T17:41:00Z" w16du:dateUtc="2026-04-05T11:56:00Z">
                    <w:rPr>
                      <w:rFonts w:ascii="Helvetica Neue" w:eastAsia="Helvetica Neue" w:hAnsi="Helvetica Neue" w:cs="Helvetica Neue"/>
                      <w:sz w:val="19"/>
                      <w:szCs w:val="19"/>
                      <w:lang w:val="en-US"/>
                    </w:rPr>
                  </w:rPrChange>
                </w:rPr>
                <w:t xml:space="preserve">Diphenhydramine undergoes crossover interactions that are non-selective inhibition of muscarinic acetylcholine receptors. This anticholinergic effect in </w:t>
              </w:r>
              <w:r w:rsidRPr="002B4512">
                <w:rPr>
                  <w:rFonts w:ascii="Arial" w:eastAsia="Helvetica Neue" w:hAnsi="Arial" w:cs="Arial"/>
                  <w:sz w:val="24"/>
                  <w:szCs w:val="24"/>
                  <w:lang w:val="en-US"/>
                  <w:rPrChange w:id="119" w:author="Kushal Khanal" w:date="2026-04-05T17:41:00Z" w16du:dateUtc="2026-04-05T11:56:00Z">
                    <w:rPr>
                      <w:rFonts w:ascii="Helvetica Neue" w:eastAsia="Helvetica Neue" w:hAnsi="Helvetica Neue" w:cs="Helvetica Neue"/>
                      <w:sz w:val="19"/>
                      <w:szCs w:val="19"/>
                      <w:lang w:val="en-US"/>
                    </w:rPr>
                  </w:rPrChange>
                </w:rPr>
                <w:lastRenderedPageBreak/>
                <w:t xml:space="preserve">the periphery suppresses the parasympathetic nervous system with its resultant effects of creating a dry mouth, urinary retention, constipation, and blurred vision. Central acetylcholine receptor blockage causes cognitive impairment, confusion, memory loss, and possible delirium in the brain especially in advanced age patients. The acetylcholine plays an important role in memory and cognition regulation, and therefore, the whole adverse effect profile is not limited to the simple act of sedation. The use of diphenhydramine should not be chronic since chronic anticholinergic load can lead to cognitive deterioration. A prospective cohort study carried out in 2025 concluded that cumulative </w:t>
              </w:r>
              <w:proofErr w:type="spellStart"/>
              <w:r w:rsidRPr="002B4512">
                <w:rPr>
                  <w:rFonts w:ascii="Arial" w:eastAsia="Helvetica Neue" w:hAnsi="Arial" w:cs="Arial"/>
                  <w:sz w:val="24"/>
                  <w:szCs w:val="24"/>
                  <w:lang w:val="en-US"/>
                  <w:rPrChange w:id="120" w:author="Kushal Khanal" w:date="2026-04-05T17:41:00Z" w16du:dateUtc="2026-04-05T11:56:00Z">
                    <w:rPr>
                      <w:rFonts w:ascii="Helvetica Neue" w:eastAsia="Helvetica Neue" w:hAnsi="Helvetica Neue" w:cs="Helvetica Neue"/>
                      <w:sz w:val="19"/>
                      <w:szCs w:val="19"/>
                      <w:lang w:val="en-US"/>
                    </w:rPr>
                  </w:rPrChange>
                </w:rPr>
                <w:t>cumulative</w:t>
              </w:r>
              <w:proofErr w:type="spellEnd"/>
              <w:r w:rsidRPr="002B4512">
                <w:rPr>
                  <w:rFonts w:ascii="Arial" w:eastAsia="Helvetica Neue" w:hAnsi="Arial" w:cs="Arial"/>
                  <w:sz w:val="24"/>
                  <w:szCs w:val="24"/>
                  <w:lang w:val="en-US"/>
                  <w:rPrChange w:id="121" w:author="Kushal Khanal" w:date="2026-04-05T17:41:00Z" w16du:dateUtc="2026-04-05T11:56:00Z">
                    <w:rPr>
                      <w:rFonts w:ascii="Helvetica Neue" w:eastAsia="Helvetica Neue" w:hAnsi="Helvetica Neue" w:cs="Helvetica Neue"/>
                      <w:sz w:val="19"/>
                      <w:szCs w:val="19"/>
                      <w:lang w:val="en-US"/>
                    </w:rPr>
                  </w:rPrChange>
                </w:rPr>
                <w:t xml:space="preserve"> use of diphenhydramine had a 1.3-fold higher risk of incident dementia.</w:t>
              </w:r>
            </w:ins>
          </w:p>
          <w:p w14:paraId="4532DDE4" w14:textId="77777777" w:rsidR="002B4512" w:rsidRPr="002B4512" w:rsidRDefault="002B4512" w:rsidP="002B4512">
            <w:pPr>
              <w:spacing w:before="195" w:after="195"/>
              <w:rPr>
                <w:ins w:id="122" w:author="Kushal Khanal" w:date="2026-04-05T17:41:00Z" w16du:dateUtc="2026-04-05T11:56:00Z"/>
                <w:rFonts w:ascii="Arial" w:eastAsia="Helvetica Neue" w:hAnsi="Arial" w:cs="Arial"/>
                <w:b/>
                <w:bCs/>
                <w:sz w:val="24"/>
                <w:szCs w:val="24"/>
                <w:rPrChange w:id="123" w:author="Kushal Khanal" w:date="2026-04-05T17:47:00Z" w16du:dateUtc="2026-04-05T12:02:00Z">
                  <w:rPr>
                    <w:ins w:id="124" w:author="Kushal Khanal" w:date="2026-04-05T17:41:00Z" w16du:dateUtc="2026-04-05T11:56:00Z"/>
                    <w:rFonts w:ascii="Helvetica Neue" w:eastAsia="Helvetica Neue" w:hAnsi="Helvetica Neue" w:cs="Helvetica Neue"/>
                    <w:sz w:val="19"/>
                    <w:szCs w:val="19"/>
                  </w:rPr>
                </w:rPrChange>
              </w:rPr>
            </w:pPr>
            <w:ins w:id="125" w:author="Kushal Khanal" w:date="2026-04-05T17:41:00Z" w16du:dateUtc="2026-04-05T11:56:00Z">
              <w:r w:rsidRPr="002B4512">
                <w:rPr>
                  <w:rFonts w:ascii="Arial" w:eastAsia="Helvetica Neue" w:hAnsi="Arial" w:cs="Arial"/>
                  <w:b/>
                  <w:bCs/>
                  <w:sz w:val="24"/>
                  <w:szCs w:val="24"/>
                  <w:lang w:val="en-US"/>
                  <w:rPrChange w:id="126" w:author="Kushal Khanal" w:date="2026-04-05T17:47:00Z" w16du:dateUtc="2026-04-05T12:02:00Z">
                    <w:rPr>
                      <w:rFonts w:ascii="Helvetica Neue" w:eastAsia="Helvetica Neue" w:hAnsi="Helvetica Neue" w:cs="Helvetica Neue"/>
                      <w:sz w:val="19"/>
                      <w:szCs w:val="19"/>
                      <w:lang w:val="en-US"/>
                    </w:rPr>
                  </w:rPrChange>
                </w:rPr>
                <w:t>References</w:t>
              </w:r>
            </w:ins>
          </w:p>
          <w:p w14:paraId="3BB40BD8" w14:textId="4A610084" w:rsidR="00EA6A41" w:rsidRPr="00CA4A55" w:rsidDel="002B4512" w:rsidRDefault="002B4512" w:rsidP="00CB14EA">
            <w:pPr>
              <w:spacing w:before="195" w:after="195"/>
              <w:ind w:left="720" w:hanging="720"/>
              <w:rPr>
                <w:del w:id="127" w:author="Kushal Khanal" w:date="2026-04-05T17:41:00Z" w16du:dateUtc="2026-04-05T11:56:00Z"/>
                <w:rFonts w:ascii="Arial" w:hAnsi="Arial" w:cs="Arial"/>
                <w:sz w:val="24"/>
                <w:szCs w:val="24"/>
              </w:rPr>
              <w:pPrChange w:id="128" w:author="Kushal Khanal" w:date="2026-04-05T19:12:00Z" w16du:dateUtc="2026-04-05T13:27:00Z">
                <w:pPr/>
              </w:pPrChange>
            </w:pPr>
            <w:ins w:id="129" w:author="Kushal Khanal" w:date="2026-04-05T17:41:00Z" w16du:dateUtc="2026-04-05T11:56:00Z">
              <w:r w:rsidRPr="002B4512">
                <w:rPr>
                  <w:rFonts w:ascii="Arial" w:eastAsia="Helvetica Neue" w:hAnsi="Arial" w:cs="Arial"/>
                  <w:sz w:val="24"/>
                  <w:szCs w:val="24"/>
                  <w:lang w:val="en-US"/>
                  <w:rPrChange w:id="130" w:author="Kushal Khanal" w:date="2026-04-05T17:41:00Z" w16du:dateUtc="2026-04-05T11:56:00Z">
                    <w:rPr>
                      <w:rFonts w:ascii="Helvetica Neue" w:eastAsia="Helvetica Neue" w:hAnsi="Helvetica Neue" w:cs="Helvetica Neue"/>
                      <w:sz w:val="19"/>
                      <w:szCs w:val="19"/>
                      <w:lang w:val="en-US"/>
                    </w:rPr>
                  </w:rPrChange>
                </w:rPr>
                <w:t xml:space="preserve">Badre, N., &amp; Geier, E. (2025). Anticholinergic equivalence in psychotropic medications: A guide for psychiatrists. Journal of Clinical Psychopharmacology, 45(6), 609-612. </w:t>
              </w:r>
              <w:r w:rsidRPr="002B4512">
                <w:rPr>
                  <w:rFonts w:ascii="Arial" w:hAnsi="Arial" w:cs="Arial"/>
                  <w:sz w:val="24"/>
                  <w:szCs w:val="24"/>
                  <w:rPrChange w:id="131" w:author="Kushal Khanal" w:date="2026-04-05T17:41:00Z" w16du:dateUtc="2026-04-05T11:56:00Z">
                    <w:rPr/>
                  </w:rPrChange>
                </w:rPr>
                <w:fldChar w:fldCharType="begin"/>
              </w:r>
              <w:r w:rsidRPr="002B4512">
                <w:rPr>
                  <w:rFonts w:ascii="Arial" w:hAnsi="Arial" w:cs="Arial"/>
                  <w:sz w:val="24"/>
                  <w:szCs w:val="24"/>
                  <w:rPrChange w:id="132" w:author="Kushal Khanal" w:date="2026-04-05T17:41:00Z" w16du:dateUtc="2026-04-05T11:56:00Z">
                    <w:rPr/>
                  </w:rPrChange>
                </w:rPr>
                <w:instrText>HYPERLINK "https://doi.org/10.1097/JCP.0000000000002073" \h</w:instrText>
              </w:r>
              <w:r w:rsidRPr="002A7CED">
                <w:rPr>
                  <w:rFonts w:ascii="Arial" w:hAnsi="Arial" w:cs="Arial"/>
                  <w:sz w:val="24"/>
                  <w:szCs w:val="24"/>
                </w:rPr>
              </w:r>
              <w:r w:rsidRPr="002B4512">
                <w:rPr>
                  <w:rFonts w:ascii="Arial" w:hAnsi="Arial" w:cs="Arial"/>
                  <w:sz w:val="24"/>
                  <w:szCs w:val="24"/>
                  <w:rPrChange w:id="133" w:author="Kushal Khanal" w:date="2026-04-05T17:41:00Z" w16du:dateUtc="2026-04-05T11:56:00Z">
                    <w:rPr/>
                  </w:rPrChange>
                </w:rPr>
                <w:fldChar w:fldCharType="separate"/>
              </w:r>
              <w:r w:rsidRPr="002B4512">
                <w:rPr>
                  <w:rStyle w:val="Hyperlink"/>
                  <w:rFonts w:ascii="Arial" w:eastAsia="Helvetica Neue" w:hAnsi="Arial" w:cs="Arial"/>
                  <w:sz w:val="24"/>
                  <w:szCs w:val="24"/>
                  <w:lang w:val="en-US"/>
                  <w:rPrChange w:id="134" w:author="Kushal Khanal" w:date="2026-04-05T17:41:00Z" w16du:dateUtc="2026-04-05T11:56:00Z">
                    <w:rPr>
                      <w:rStyle w:val="Hyperlink"/>
                      <w:rFonts w:ascii="Helvetica Neue" w:eastAsia="Helvetica Neue" w:hAnsi="Helvetica Neue" w:cs="Helvetica Neue"/>
                      <w:sz w:val="19"/>
                      <w:szCs w:val="19"/>
                      <w:lang w:val="en-US"/>
                    </w:rPr>
                  </w:rPrChange>
                </w:rPr>
                <w:t>https://doi.org/10.1097/JCP.0000000000002073</w:t>
              </w:r>
              <w:r w:rsidRPr="002B4512">
                <w:rPr>
                  <w:rFonts w:ascii="Arial" w:hAnsi="Arial" w:cs="Arial"/>
                  <w:sz w:val="24"/>
                  <w:szCs w:val="24"/>
                  <w:rPrChange w:id="135" w:author="Kushal Khanal" w:date="2026-04-05T17:41:00Z" w16du:dateUtc="2026-04-05T11:56:00Z">
                    <w:rPr/>
                  </w:rPrChange>
                </w:rPr>
                <w:fldChar w:fldCharType="end"/>
              </w:r>
            </w:ins>
          </w:p>
          <w:p w14:paraId="05373178" w14:textId="77777777" w:rsidR="00EA6A41" w:rsidRPr="00CA4A55" w:rsidRDefault="00EA6A41" w:rsidP="00CB14EA">
            <w:pPr>
              <w:ind w:left="720" w:hanging="720"/>
              <w:rPr>
                <w:rFonts w:ascii="Arial" w:hAnsi="Arial" w:cs="Arial"/>
                <w:sz w:val="24"/>
                <w:szCs w:val="24"/>
              </w:rPr>
              <w:pPrChange w:id="136" w:author="Kushal Khanal" w:date="2026-04-05T19:12:00Z" w16du:dateUtc="2026-04-05T13:27:00Z">
                <w:pPr/>
              </w:pPrChange>
            </w:pPr>
          </w:p>
        </w:tc>
      </w:tr>
    </w:tbl>
    <w:p w14:paraId="6781096D" w14:textId="77777777" w:rsidR="00EA6A41" w:rsidRPr="00CA4A55" w:rsidRDefault="00EA6A41" w:rsidP="00EA6A41">
      <w:pPr>
        <w:ind w:left="360"/>
        <w:rPr>
          <w:rFonts w:ascii="Arial" w:hAnsi="Arial" w:cs="Arial"/>
          <w:sz w:val="24"/>
          <w:szCs w:val="24"/>
        </w:rPr>
      </w:pPr>
    </w:p>
    <w:p w14:paraId="2EB20870" w14:textId="77777777" w:rsidR="002F139A" w:rsidRPr="00CA4A55" w:rsidRDefault="002F139A" w:rsidP="002F139A">
      <w:pPr>
        <w:ind w:left="360"/>
        <w:rPr>
          <w:rFonts w:ascii="Arial" w:hAnsi="Arial" w:cs="Arial"/>
          <w:sz w:val="24"/>
          <w:szCs w:val="24"/>
        </w:rPr>
      </w:pPr>
    </w:p>
    <w:p w14:paraId="32E4DD7F" w14:textId="77777777" w:rsidR="003111BC" w:rsidRDefault="003111BC">
      <w:pPr>
        <w:rPr>
          <w:rFonts w:ascii="Arial" w:eastAsia="Times New Roman" w:hAnsi="Arial" w:cs="Arial"/>
          <w:sz w:val="24"/>
          <w:szCs w:val="24"/>
          <w:lang w:eastAsia="en-AU"/>
        </w:rPr>
      </w:pPr>
      <w:r>
        <w:rPr>
          <w:rFonts w:ascii="Arial" w:eastAsia="Times New Roman" w:hAnsi="Arial" w:cs="Arial"/>
          <w:sz w:val="24"/>
          <w:szCs w:val="24"/>
          <w:lang w:eastAsia="en-AU"/>
        </w:rPr>
        <w:br w:type="page"/>
      </w:r>
    </w:p>
    <w:p w14:paraId="7385D8B4" w14:textId="09320500" w:rsidR="009663EF" w:rsidRDefault="000A0EE6" w:rsidP="002A3E55">
      <w:pPr>
        <w:spacing w:before="100" w:beforeAutospacing="1" w:after="100" w:afterAutospacing="1" w:line="240" w:lineRule="auto"/>
        <w:jc w:val="center"/>
        <w:rPr>
          <w:rFonts w:ascii="Arial" w:hAnsi="Arial" w:cs="Arial"/>
          <w:b/>
          <w:sz w:val="28"/>
          <w:szCs w:val="28"/>
          <w:u w:val="single"/>
        </w:rPr>
      </w:pPr>
      <w:r w:rsidRPr="006231F4">
        <w:rPr>
          <w:rFonts w:ascii="Arial" w:hAnsi="Arial" w:cs="Arial"/>
          <w:b/>
          <w:sz w:val="28"/>
          <w:szCs w:val="28"/>
          <w:u w:val="single"/>
        </w:rPr>
        <w:lastRenderedPageBreak/>
        <w:t xml:space="preserve">Multi-part </w:t>
      </w:r>
      <w:r w:rsidR="00EE61A3">
        <w:rPr>
          <w:rFonts w:ascii="Arial" w:hAnsi="Arial" w:cs="Arial"/>
          <w:b/>
          <w:sz w:val="28"/>
          <w:szCs w:val="28"/>
          <w:u w:val="single"/>
        </w:rPr>
        <w:t>T</w:t>
      </w:r>
      <w:r w:rsidRPr="006231F4">
        <w:rPr>
          <w:rFonts w:ascii="Arial" w:hAnsi="Arial" w:cs="Arial"/>
          <w:b/>
          <w:sz w:val="28"/>
          <w:szCs w:val="28"/>
          <w:u w:val="single"/>
        </w:rPr>
        <w:t xml:space="preserve">utorial </w:t>
      </w:r>
      <w:r w:rsidR="00EE61A3" w:rsidRPr="003D1A76">
        <w:rPr>
          <w:rFonts w:ascii="Arial" w:hAnsi="Arial" w:cs="Arial"/>
          <w:b/>
          <w:sz w:val="28"/>
          <w:szCs w:val="28"/>
          <w:highlight w:val="yellow"/>
          <w:u w:val="single"/>
        </w:rPr>
        <w:t>Q</w:t>
      </w:r>
      <w:r w:rsidRPr="003D1A76">
        <w:rPr>
          <w:rFonts w:ascii="Arial" w:hAnsi="Arial" w:cs="Arial"/>
          <w:b/>
          <w:sz w:val="28"/>
          <w:szCs w:val="28"/>
          <w:highlight w:val="yellow"/>
          <w:u w:val="single"/>
        </w:rPr>
        <w:t>uestion B</w:t>
      </w:r>
      <w:r w:rsidR="000762DE">
        <w:rPr>
          <w:rFonts w:ascii="Arial" w:hAnsi="Arial" w:cs="Arial"/>
          <w:b/>
          <w:sz w:val="28"/>
          <w:szCs w:val="28"/>
          <w:u w:val="single"/>
        </w:rPr>
        <w:t xml:space="preserve"> on </w:t>
      </w:r>
      <w:r w:rsidR="00F31903">
        <w:rPr>
          <w:rFonts w:ascii="Arial" w:hAnsi="Arial" w:cs="Arial"/>
          <w:b/>
          <w:sz w:val="28"/>
          <w:szCs w:val="28"/>
          <w:u w:val="single"/>
        </w:rPr>
        <w:t>Diabetes</w:t>
      </w:r>
      <w:r w:rsidR="009663EF">
        <w:rPr>
          <w:rFonts w:ascii="Arial" w:hAnsi="Arial" w:cs="Arial"/>
          <w:b/>
          <w:sz w:val="28"/>
          <w:szCs w:val="28"/>
          <w:u w:val="single"/>
        </w:rPr>
        <w:t xml:space="preserve"> </w:t>
      </w:r>
    </w:p>
    <w:p w14:paraId="295D9B32" w14:textId="4C0EBCA9" w:rsidR="002919CF" w:rsidRPr="004361CD" w:rsidRDefault="009663EF" w:rsidP="002A3E55">
      <w:pPr>
        <w:spacing w:before="100" w:beforeAutospacing="1" w:after="100" w:afterAutospacing="1" w:line="240" w:lineRule="auto"/>
        <w:jc w:val="center"/>
        <w:rPr>
          <w:rFonts w:ascii="Arial" w:hAnsi="Arial" w:cs="Arial"/>
          <w:b/>
          <w:i/>
          <w:sz w:val="24"/>
          <w:szCs w:val="24"/>
          <w:u w:val="single"/>
        </w:rPr>
      </w:pPr>
      <w:r w:rsidRPr="004361CD">
        <w:rPr>
          <w:rFonts w:ascii="Arial" w:hAnsi="Arial" w:cs="Arial"/>
          <w:b/>
          <w:sz w:val="24"/>
          <w:szCs w:val="24"/>
          <w:u w:val="single"/>
        </w:rPr>
        <w:t>(compulsory – you must answer this questio</w:t>
      </w:r>
      <w:r w:rsidR="004E3E13" w:rsidRPr="004361CD">
        <w:rPr>
          <w:rFonts w:ascii="Arial" w:hAnsi="Arial" w:cs="Arial"/>
          <w:b/>
          <w:sz w:val="24"/>
          <w:szCs w:val="24"/>
          <w:u w:val="single"/>
        </w:rPr>
        <w:t>n)</w:t>
      </w:r>
    </w:p>
    <w:p w14:paraId="50A90F49" w14:textId="6663B59D" w:rsidR="00E5079A" w:rsidRDefault="00E7796D" w:rsidP="002A3E55">
      <w:pPr>
        <w:spacing w:before="100" w:beforeAutospacing="1" w:after="100" w:afterAutospacing="1" w:line="240" w:lineRule="auto"/>
        <w:jc w:val="center"/>
        <w:rPr>
          <w:rFonts w:ascii="Arial" w:eastAsia="Times New Roman" w:hAnsi="Arial" w:cs="Arial"/>
          <w:b/>
          <w:bCs/>
          <w:color w:val="000000"/>
          <w:sz w:val="24"/>
          <w:szCs w:val="24"/>
          <w:lang w:eastAsia="en-AU"/>
        </w:rPr>
      </w:pPr>
      <w:r w:rsidRPr="005F6E14">
        <w:rPr>
          <w:rFonts w:ascii="Arial" w:eastAsia="Times New Roman" w:hAnsi="Arial" w:cs="Arial"/>
          <w:b/>
          <w:bCs/>
          <w:color w:val="000000"/>
          <w:sz w:val="24"/>
          <w:szCs w:val="24"/>
          <w:highlight w:val="yellow"/>
          <w:lang w:eastAsia="en-AU"/>
        </w:rPr>
        <w:t xml:space="preserve">Reminder: have you filled out the affirmation on page </w:t>
      </w:r>
      <w:r w:rsidR="005F6E14" w:rsidRPr="005F6E14">
        <w:rPr>
          <w:rFonts w:ascii="Arial" w:eastAsia="Times New Roman" w:hAnsi="Arial" w:cs="Arial"/>
          <w:b/>
          <w:bCs/>
          <w:color w:val="000000"/>
          <w:sz w:val="24"/>
          <w:szCs w:val="24"/>
          <w:highlight w:val="yellow"/>
          <w:lang w:eastAsia="en-AU"/>
        </w:rPr>
        <w:t>4 of this workbook?</w:t>
      </w:r>
    </w:p>
    <w:p w14:paraId="587ECCEA" w14:textId="176B477F" w:rsidR="004361CD" w:rsidRDefault="004361CD" w:rsidP="002A3E55">
      <w:pPr>
        <w:spacing w:before="100" w:beforeAutospacing="1" w:after="100" w:afterAutospacing="1" w:line="240" w:lineRule="auto"/>
        <w:jc w:val="center"/>
        <w:rPr>
          <w:rFonts w:ascii="Arial" w:eastAsia="Times New Roman" w:hAnsi="Arial" w:cs="Arial"/>
          <w:b/>
          <w:bCs/>
          <w:color w:val="000000"/>
          <w:sz w:val="24"/>
          <w:szCs w:val="24"/>
          <w:lang w:eastAsia="en-AU"/>
        </w:rPr>
      </w:pPr>
      <w:r>
        <w:rPr>
          <w:rFonts w:ascii="Arial" w:eastAsia="Times New Roman" w:hAnsi="Arial" w:cs="Arial"/>
          <w:b/>
          <w:bCs/>
          <w:color w:val="000000"/>
          <w:sz w:val="24"/>
          <w:szCs w:val="24"/>
          <w:lang w:eastAsia="en-AU"/>
        </w:rPr>
        <w:t>Make sure that you have read the Assessment 2 Brief and the important reminders at the beginning of this workbook!</w:t>
      </w:r>
    </w:p>
    <w:p w14:paraId="62E91AB5" w14:textId="77777777" w:rsidR="00E5079A" w:rsidRDefault="00E5079A" w:rsidP="00E5079A">
      <w:pPr>
        <w:pStyle w:val="ListParagraph"/>
        <w:spacing w:line="256" w:lineRule="auto"/>
        <w:rPr>
          <w:rFonts w:ascii="Arial" w:eastAsiaTheme="minorHAnsi" w:hAnsi="Arial" w:cs="Arial"/>
          <w:sz w:val="24"/>
          <w:szCs w:val="24"/>
        </w:rPr>
      </w:pPr>
    </w:p>
    <w:p w14:paraId="6893C4B5" w14:textId="2BCCCB4C" w:rsidR="002A3E55" w:rsidRPr="002B4512" w:rsidRDefault="003D2C7F" w:rsidP="002A3E55">
      <w:pPr>
        <w:pStyle w:val="ListParagraph"/>
        <w:numPr>
          <w:ilvl w:val="0"/>
          <w:numId w:val="41"/>
        </w:numPr>
        <w:spacing w:line="256" w:lineRule="auto"/>
        <w:rPr>
          <w:rFonts w:ascii="Arial" w:eastAsiaTheme="minorHAnsi" w:hAnsi="Arial" w:cs="Arial"/>
          <w:sz w:val="24"/>
          <w:szCs w:val="24"/>
        </w:rPr>
      </w:pPr>
      <w:r w:rsidRPr="002B4512">
        <w:rPr>
          <w:rFonts w:ascii="Arial" w:eastAsiaTheme="minorHAnsi" w:hAnsi="Arial" w:cs="Arial"/>
          <w:sz w:val="24"/>
          <w:szCs w:val="24"/>
        </w:rPr>
        <w:t>Name the most important contributing factors</w:t>
      </w:r>
      <w:r w:rsidR="00A97FA4" w:rsidRPr="002B4512">
        <w:rPr>
          <w:rFonts w:ascii="Arial" w:eastAsiaTheme="minorHAnsi" w:hAnsi="Arial" w:cs="Arial"/>
          <w:sz w:val="24"/>
          <w:szCs w:val="24"/>
        </w:rPr>
        <w:t xml:space="preserve"> </w:t>
      </w:r>
      <w:ins w:id="137" w:author="Kushal Khanal" w:date="2026-04-05T17:42:00Z" w16du:dateUtc="2026-04-05T11:57:00Z">
        <w:r w:rsidR="002B4512" w:rsidRPr="002B4512">
          <w:rPr>
            <w:rFonts w:ascii="Arial" w:eastAsia="Helvetica Neue" w:hAnsi="Arial" w:cs="Arial"/>
            <w:sz w:val="24"/>
            <w:szCs w:val="24"/>
            <w:lang w:val="en-US"/>
            <w:rPrChange w:id="138" w:author="Kushal Khanal" w:date="2026-04-05T17:42:00Z" w16du:dateUtc="2026-04-05T11:57:00Z">
              <w:rPr>
                <w:rFonts w:ascii="Helvetica Neue" w:eastAsia="Helvetica Neue" w:hAnsi="Helvetica Neue" w:cs="Helvetica Neue"/>
                <w:sz w:val="19"/>
                <w:szCs w:val="19"/>
                <w:lang w:val="en-US"/>
              </w:rPr>
            </w:rPrChange>
          </w:rPr>
          <w:t>to insulin resistance and detail the reasons they occur.</w:t>
        </w:r>
      </w:ins>
      <w:del w:id="139" w:author="Kushal Khanal" w:date="2026-04-05T17:42:00Z" w16du:dateUtc="2026-04-05T11:57:00Z">
        <w:r w:rsidRPr="002B4512" w:rsidDel="002B4512">
          <w:rPr>
            <w:rFonts w:ascii="Arial" w:eastAsiaTheme="minorHAnsi" w:hAnsi="Arial" w:cs="Arial"/>
            <w:sz w:val="24"/>
            <w:szCs w:val="24"/>
          </w:rPr>
          <w:delText>…</w:delText>
        </w:r>
        <w:r w:rsidR="00717C63" w:rsidRPr="002B4512" w:rsidDel="002B4512">
          <w:rPr>
            <w:rFonts w:ascii="Arial" w:eastAsiaTheme="minorHAnsi" w:hAnsi="Arial" w:cs="Arial"/>
            <w:sz w:val="24"/>
            <w:szCs w:val="24"/>
          </w:rPr>
          <w:delText xml:space="preserve"> </w:delText>
        </w:r>
        <w:r w:rsidR="00A061EB" w:rsidRPr="002B4512" w:rsidDel="002B4512">
          <w:rPr>
            <w:rFonts w:ascii="Arial" w:eastAsiaTheme="minorHAnsi" w:hAnsi="Arial" w:cs="Arial"/>
            <w:sz w:val="24"/>
            <w:szCs w:val="24"/>
          </w:rPr>
          <w:delText>(7 points</w:delText>
        </w:r>
        <w:r w:rsidR="00FB2153" w:rsidRPr="002B4512" w:rsidDel="002B4512">
          <w:rPr>
            <w:rFonts w:ascii="Arial" w:eastAsiaTheme="minorHAnsi" w:hAnsi="Arial" w:cs="Arial"/>
            <w:sz w:val="24"/>
            <w:szCs w:val="24"/>
          </w:rPr>
          <w:delText xml:space="preserve">; Continue to type in </w:delText>
        </w:r>
        <w:r w:rsidR="002A3E55" w:rsidRPr="002B4512" w:rsidDel="002B4512">
          <w:rPr>
            <w:rFonts w:ascii="Arial" w:eastAsiaTheme="minorHAnsi" w:hAnsi="Arial" w:cs="Arial"/>
            <w:sz w:val="24"/>
            <w:szCs w:val="24"/>
          </w:rPr>
          <w:delText xml:space="preserve">question 1 from Tutorial Week </w:delText>
        </w:r>
        <w:r w:rsidR="009C54E7" w:rsidRPr="002B4512" w:rsidDel="002B4512">
          <w:rPr>
            <w:rFonts w:ascii="Arial" w:eastAsiaTheme="minorHAnsi" w:hAnsi="Arial" w:cs="Arial"/>
            <w:sz w:val="24"/>
            <w:szCs w:val="24"/>
          </w:rPr>
          <w:delText>4</w:delText>
        </w:r>
        <w:r w:rsidR="002A3E55" w:rsidRPr="002B4512" w:rsidDel="002B4512">
          <w:rPr>
            <w:rFonts w:ascii="Arial" w:eastAsiaTheme="minorHAnsi" w:hAnsi="Arial" w:cs="Arial"/>
            <w:sz w:val="24"/>
            <w:szCs w:val="24"/>
          </w:rPr>
          <w:delText xml:space="preserve"> (or the associated video series) here. Make sure that your answer</w:delText>
        </w:r>
        <w:r w:rsidR="00CB5A96" w:rsidRPr="002B4512" w:rsidDel="002B4512">
          <w:rPr>
            <w:rFonts w:ascii="Arial" w:eastAsiaTheme="minorHAnsi" w:hAnsi="Arial" w:cs="Arial"/>
            <w:sz w:val="24"/>
            <w:szCs w:val="24"/>
          </w:rPr>
          <w:delText>s</w:delText>
        </w:r>
        <w:r w:rsidR="002A3E55" w:rsidRPr="002B4512" w:rsidDel="002B4512">
          <w:rPr>
            <w:rFonts w:ascii="Arial" w:eastAsiaTheme="minorHAnsi" w:hAnsi="Arial" w:cs="Arial"/>
            <w:sz w:val="24"/>
            <w:szCs w:val="24"/>
          </w:rPr>
          <w:delText xml:space="preserve"> to all </w:delText>
        </w:r>
        <w:r w:rsidR="00FB2153" w:rsidRPr="002B4512" w:rsidDel="002B4512">
          <w:rPr>
            <w:rFonts w:ascii="Arial" w:eastAsiaTheme="minorHAnsi" w:hAnsi="Arial" w:cs="Arial"/>
            <w:sz w:val="24"/>
            <w:szCs w:val="24"/>
          </w:rPr>
          <w:delText>3</w:delText>
        </w:r>
        <w:r w:rsidR="002A3E55" w:rsidRPr="002B4512" w:rsidDel="002B4512">
          <w:rPr>
            <w:rFonts w:ascii="Arial" w:eastAsiaTheme="minorHAnsi" w:hAnsi="Arial" w:cs="Arial"/>
            <w:sz w:val="24"/>
            <w:szCs w:val="24"/>
          </w:rPr>
          <w:delText xml:space="preserve"> </w:delText>
        </w:r>
        <w:r w:rsidR="00411666" w:rsidRPr="002B4512" w:rsidDel="002B4512">
          <w:rPr>
            <w:rFonts w:ascii="Arial" w:eastAsiaTheme="minorHAnsi" w:hAnsi="Arial" w:cs="Arial"/>
            <w:sz w:val="24"/>
            <w:szCs w:val="24"/>
          </w:rPr>
          <w:delText>sub-</w:delText>
        </w:r>
        <w:r w:rsidR="002A3E55" w:rsidRPr="002B4512" w:rsidDel="002B4512">
          <w:rPr>
            <w:rFonts w:ascii="Arial" w:eastAsiaTheme="minorHAnsi" w:hAnsi="Arial" w:cs="Arial"/>
            <w:sz w:val="24"/>
            <w:szCs w:val="24"/>
          </w:rPr>
          <w:delText xml:space="preserve">questions combined </w:delText>
        </w:r>
        <w:r w:rsidR="00CB5A96" w:rsidRPr="002B4512" w:rsidDel="002B4512">
          <w:rPr>
            <w:rFonts w:ascii="Arial" w:eastAsiaTheme="minorHAnsi" w:hAnsi="Arial" w:cs="Arial"/>
            <w:sz w:val="24"/>
            <w:szCs w:val="24"/>
          </w:rPr>
          <w:delText xml:space="preserve">do not </w:delText>
        </w:r>
        <w:r w:rsidR="00A97FA4" w:rsidRPr="002B4512" w:rsidDel="002B4512">
          <w:rPr>
            <w:rFonts w:ascii="Arial" w:eastAsiaTheme="minorHAnsi" w:hAnsi="Arial" w:cs="Arial"/>
            <w:sz w:val="24"/>
            <w:szCs w:val="24"/>
          </w:rPr>
          <w:delText>exceed 600</w:delText>
        </w:r>
        <w:r w:rsidR="002A3E55" w:rsidRPr="002B4512" w:rsidDel="002B4512">
          <w:rPr>
            <w:rFonts w:ascii="Arial" w:eastAsiaTheme="minorHAnsi" w:hAnsi="Arial" w:cs="Arial"/>
            <w:sz w:val="24"/>
            <w:szCs w:val="24"/>
          </w:rPr>
          <w:delText xml:space="preserve"> words</w:delText>
        </w:r>
        <w:r w:rsidR="00A061EB" w:rsidRPr="002B4512" w:rsidDel="002B4512">
          <w:rPr>
            <w:rFonts w:ascii="Arial" w:eastAsiaTheme="minorHAnsi" w:hAnsi="Arial" w:cs="Arial"/>
            <w:sz w:val="24"/>
            <w:szCs w:val="24"/>
          </w:rPr>
          <w:delText xml:space="preserve"> </w:delText>
        </w:r>
        <w:r w:rsidR="002A3E55" w:rsidRPr="002B4512" w:rsidDel="002B4512">
          <w:rPr>
            <w:rFonts w:ascii="Arial" w:eastAsiaTheme="minorHAnsi" w:hAnsi="Arial" w:cs="Arial"/>
            <w:sz w:val="24"/>
            <w:szCs w:val="24"/>
          </w:rPr>
          <w:delText xml:space="preserve">plus </w:delText>
        </w:r>
        <w:r w:rsidR="00FB2153" w:rsidRPr="002B4512" w:rsidDel="002B4512">
          <w:rPr>
            <w:rFonts w:ascii="Arial" w:eastAsiaTheme="minorHAnsi" w:hAnsi="Arial" w:cs="Arial"/>
            <w:sz w:val="24"/>
            <w:szCs w:val="24"/>
          </w:rPr>
          <w:delText>1</w:delText>
        </w:r>
        <w:r w:rsidR="002A3E55" w:rsidRPr="002B4512" w:rsidDel="002B4512">
          <w:rPr>
            <w:rFonts w:ascii="Arial" w:eastAsiaTheme="minorHAnsi" w:hAnsi="Arial" w:cs="Arial"/>
            <w:sz w:val="24"/>
            <w:szCs w:val="24"/>
          </w:rPr>
          <w:delText>0%)</w:delText>
        </w:r>
      </w:del>
    </w:p>
    <w:tbl>
      <w:tblPr>
        <w:tblStyle w:val="TableGrid"/>
        <w:tblW w:w="0" w:type="auto"/>
        <w:tblInd w:w="360" w:type="dxa"/>
        <w:tblLook w:val="04A0" w:firstRow="1" w:lastRow="0" w:firstColumn="1" w:lastColumn="0" w:noHBand="0" w:noVBand="1"/>
        <w:tblPrChange w:id="140" w:author="Kushal Khanal" w:date="2026-04-05T17:43:00Z" w16du:dateUtc="2026-04-05T11:58:00Z">
          <w:tblPr>
            <w:tblStyle w:val="TableGrid"/>
            <w:tblW w:w="0" w:type="auto"/>
            <w:tblInd w:w="360" w:type="dxa"/>
            <w:tblLook w:val="04A0" w:firstRow="1" w:lastRow="0" w:firstColumn="1" w:lastColumn="0" w:noHBand="0" w:noVBand="1"/>
          </w:tblPr>
        </w:tblPrChange>
      </w:tblPr>
      <w:tblGrid>
        <w:gridCol w:w="8656"/>
        <w:tblGridChange w:id="141">
          <w:tblGrid>
            <w:gridCol w:w="8656"/>
          </w:tblGrid>
        </w:tblGridChange>
      </w:tblGrid>
      <w:tr w:rsidR="002A3E55" w:rsidRPr="00CA4A55" w14:paraId="1C650355" w14:textId="77777777" w:rsidTr="002B4512">
        <w:tc>
          <w:tcPr>
            <w:tcW w:w="8656" w:type="dxa"/>
            <w:tcBorders>
              <w:top w:val="single" w:sz="4" w:space="0" w:color="auto"/>
              <w:left w:val="single" w:sz="4" w:space="0" w:color="auto"/>
              <w:bottom w:val="single" w:sz="4" w:space="0" w:color="auto"/>
              <w:right w:val="single" w:sz="4" w:space="0" w:color="auto"/>
            </w:tcBorders>
            <w:tcPrChange w:id="142" w:author="Kushal Khanal" w:date="2026-04-05T17:43:00Z" w16du:dateUtc="2026-04-05T11:58:00Z">
              <w:tcPr>
                <w:tcW w:w="9016" w:type="dxa"/>
                <w:tcBorders>
                  <w:top w:val="single" w:sz="4" w:space="0" w:color="auto"/>
                  <w:left w:val="single" w:sz="4" w:space="0" w:color="auto"/>
                  <w:bottom w:val="single" w:sz="4" w:space="0" w:color="auto"/>
                  <w:right w:val="single" w:sz="4" w:space="0" w:color="auto"/>
                </w:tcBorders>
              </w:tcPr>
            </w:tcPrChange>
          </w:tcPr>
          <w:p w14:paraId="07EE5276" w14:textId="77777777" w:rsidR="002A3E55" w:rsidRPr="002B4512" w:rsidDel="002B4512" w:rsidRDefault="002A3E55" w:rsidP="00145049">
            <w:pPr>
              <w:rPr>
                <w:del w:id="143" w:author="Kushal Khanal" w:date="2026-04-05T17:43:00Z" w16du:dateUtc="2026-04-05T11:58:00Z"/>
                <w:rFonts w:ascii="Arial" w:hAnsi="Arial" w:cs="Arial"/>
                <w:sz w:val="24"/>
                <w:szCs w:val="24"/>
              </w:rPr>
            </w:pPr>
            <w:del w:id="144" w:author="Kushal Khanal" w:date="2026-04-05T17:43:00Z" w16du:dateUtc="2026-04-05T11:58:00Z">
              <w:r w:rsidRPr="002B4512" w:rsidDel="002B4512">
                <w:rPr>
                  <w:rFonts w:ascii="Arial" w:hAnsi="Arial" w:cs="Arial"/>
                  <w:sz w:val="24"/>
                  <w:szCs w:val="24"/>
                </w:rPr>
                <w:delText>Type your answer in the box</w:delText>
              </w:r>
            </w:del>
          </w:p>
          <w:p w14:paraId="7DA8A0DF" w14:textId="77777777" w:rsidR="002B4512" w:rsidRPr="002B4512" w:rsidRDefault="002B4512">
            <w:pPr>
              <w:rPr>
                <w:ins w:id="145" w:author="Kushal Khanal" w:date="2026-04-05T17:42:00Z" w16du:dateUtc="2026-04-05T11:57:00Z"/>
                <w:rFonts w:ascii="Arial" w:hAnsi="Arial" w:cs="Arial"/>
                <w:sz w:val="24"/>
                <w:szCs w:val="24"/>
                <w:rPrChange w:id="146" w:author="Kushal Khanal" w:date="2026-04-05T17:43:00Z" w16du:dateUtc="2026-04-05T11:58:00Z">
                  <w:rPr>
                    <w:ins w:id="147" w:author="Kushal Khanal" w:date="2026-04-05T17:42:00Z" w16du:dateUtc="2026-04-05T11:57:00Z"/>
                  </w:rPr>
                </w:rPrChange>
              </w:rPr>
              <w:pPrChange w:id="148" w:author="Kushal Khanal" w:date="2026-04-05T17:43:00Z" w16du:dateUtc="2026-04-05T11:58:00Z">
                <w:pPr>
                  <w:spacing w:before="195" w:after="195"/>
                </w:pPr>
              </w:pPrChange>
            </w:pPr>
            <w:ins w:id="149" w:author="Kushal Khanal" w:date="2026-04-05T17:42:00Z" w16du:dateUtc="2026-04-05T11:57:00Z">
              <w:r w:rsidRPr="002B4512">
                <w:rPr>
                  <w:rFonts w:ascii="Arial" w:eastAsia="Helvetica Neue" w:hAnsi="Arial" w:cs="Arial"/>
                  <w:sz w:val="24"/>
                  <w:szCs w:val="24"/>
                  <w:lang w:val="en-US"/>
                  <w:rPrChange w:id="150" w:author="Kushal Khanal" w:date="2026-04-05T17:43:00Z" w16du:dateUtc="2026-04-05T11:58:00Z">
                    <w:rPr>
                      <w:rFonts w:ascii="Helvetica Neue" w:eastAsia="Helvetica Neue" w:hAnsi="Helvetica Neue" w:cs="Helvetica Neue"/>
                      <w:sz w:val="19"/>
                      <w:szCs w:val="19"/>
                      <w:lang w:val="en-US"/>
                    </w:rPr>
                  </w:rPrChange>
                </w:rPr>
                <w:t xml:space="preserve">Binge eating, central obesity, fructose/sucrose and free fatty acid use, and exercise deficiency are the most significant factors that cause insulin resistance. Binge eating leads to excessive secretion of insulin that initiates counter-regulation processes. When these counter-regulation processes are long-term, the body initiates long-lasting </w:t>
              </w:r>
              <w:proofErr w:type="gramStart"/>
              <w:r w:rsidRPr="002B4512">
                <w:rPr>
                  <w:rFonts w:ascii="Arial" w:eastAsia="Helvetica Neue" w:hAnsi="Arial" w:cs="Arial"/>
                  <w:sz w:val="24"/>
                  <w:szCs w:val="24"/>
                  <w:lang w:val="en-US"/>
                  <w:rPrChange w:id="151" w:author="Kushal Khanal" w:date="2026-04-05T17:43:00Z" w16du:dateUtc="2026-04-05T11:58:00Z">
                    <w:rPr>
                      <w:rFonts w:ascii="Helvetica Neue" w:eastAsia="Helvetica Neue" w:hAnsi="Helvetica Neue" w:cs="Helvetica Neue"/>
                      <w:sz w:val="19"/>
                      <w:szCs w:val="19"/>
                      <w:lang w:val="en-US"/>
                    </w:rPr>
                  </w:rPrChange>
                </w:rPr>
                <w:t>changes</w:t>
              </w:r>
              <w:proofErr w:type="gramEnd"/>
              <w:r w:rsidRPr="002B4512">
                <w:rPr>
                  <w:rFonts w:ascii="Arial" w:eastAsia="Helvetica Neue" w:hAnsi="Arial" w:cs="Arial"/>
                  <w:sz w:val="24"/>
                  <w:szCs w:val="24"/>
                  <w:lang w:val="en-US"/>
                  <w:rPrChange w:id="152" w:author="Kushal Khanal" w:date="2026-04-05T17:43:00Z" w16du:dateUtc="2026-04-05T11:58:00Z">
                    <w:rPr>
                      <w:rFonts w:ascii="Helvetica Neue" w:eastAsia="Helvetica Neue" w:hAnsi="Helvetica Neue" w:cs="Helvetica Neue"/>
                      <w:sz w:val="19"/>
                      <w:szCs w:val="19"/>
                      <w:lang w:val="en-US"/>
                    </w:rPr>
                  </w:rPrChange>
                </w:rPr>
                <w:t xml:space="preserve"> reducing the insulin sensitivity. Central obesity puts the body in a pro-inflammatory situation where the body recognizes excess abdominal fat as a stressor. Adipokines are released by adipose tissue; they are the pro-inflammatory agents that directly lower the insulin sensitivity. The stress response works in a way that it stores glucose in the brain thus lowering the amount of glucose used by muscle cells. Fructose, sucrose and free fatty acids consumption directly causes insulin resistance. At the skeletal muscle, insulin sensitivity is lowered by the presence of free fatty acids. Fructose elevates the release of free fatty </w:t>
              </w:r>
              <w:proofErr w:type="gramStart"/>
              <w:r w:rsidRPr="002B4512">
                <w:rPr>
                  <w:rFonts w:ascii="Arial" w:eastAsia="Helvetica Neue" w:hAnsi="Arial" w:cs="Arial"/>
                  <w:sz w:val="24"/>
                  <w:szCs w:val="24"/>
                  <w:lang w:val="en-US"/>
                  <w:rPrChange w:id="153" w:author="Kushal Khanal" w:date="2026-04-05T17:43:00Z" w16du:dateUtc="2026-04-05T11:58:00Z">
                    <w:rPr>
                      <w:rFonts w:ascii="Helvetica Neue" w:eastAsia="Helvetica Neue" w:hAnsi="Helvetica Neue" w:cs="Helvetica Neue"/>
                      <w:sz w:val="19"/>
                      <w:szCs w:val="19"/>
                      <w:lang w:val="en-US"/>
                    </w:rPr>
                  </w:rPrChange>
                </w:rPr>
                <w:t>acids</w:t>
              </w:r>
              <w:proofErr w:type="gramEnd"/>
              <w:r w:rsidRPr="002B4512">
                <w:rPr>
                  <w:rFonts w:ascii="Arial" w:eastAsia="Helvetica Neue" w:hAnsi="Arial" w:cs="Arial"/>
                  <w:sz w:val="24"/>
                  <w:szCs w:val="24"/>
                  <w:lang w:val="en-US"/>
                  <w:rPrChange w:id="154" w:author="Kushal Khanal" w:date="2026-04-05T17:43:00Z" w16du:dateUtc="2026-04-05T11:58:00Z">
                    <w:rPr>
                      <w:rFonts w:ascii="Helvetica Neue" w:eastAsia="Helvetica Neue" w:hAnsi="Helvetica Neue" w:cs="Helvetica Neue"/>
                      <w:sz w:val="19"/>
                      <w:szCs w:val="19"/>
                      <w:lang w:val="en-US"/>
                    </w:rPr>
                  </w:rPrChange>
                </w:rPr>
                <w:t xml:space="preserve"> and the table sugar called sucrose is made of fructose and glucose. The </w:t>
              </w:r>
              <w:proofErr w:type="gramStart"/>
              <w:r w:rsidRPr="002B4512">
                <w:rPr>
                  <w:rFonts w:ascii="Arial" w:eastAsia="Helvetica Neue" w:hAnsi="Arial" w:cs="Arial"/>
                  <w:sz w:val="24"/>
                  <w:szCs w:val="24"/>
                  <w:lang w:val="en-US"/>
                  <w:rPrChange w:id="155" w:author="Kushal Khanal" w:date="2026-04-05T17:43:00Z" w16du:dateUtc="2026-04-05T11:58:00Z">
                    <w:rPr>
                      <w:rFonts w:ascii="Helvetica Neue" w:eastAsia="Helvetica Neue" w:hAnsi="Helvetica Neue" w:cs="Helvetica Neue"/>
                      <w:sz w:val="19"/>
                      <w:szCs w:val="19"/>
                      <w:lang w:val="en-US"/>
                    </w:rPr>
                  </w:rPrChange>
                </w:rPr>
                <w:t>rising</w:t>
              </w:r>
              <w:proofErr w:type="gramEnd"/>
              <w:r w:rsidRPr="002B4512">
                <w:rPr>
                  <w:rFonts w:ascii="Arial" w:eastAsia="Helvetica Neue" w:hAnsi="Arial" w:cs="Arial"/>
                  <w:sz w:val="24"/>
                  <w:szCs w:val="24"/>
                  <w:lang w:val="en-US"/>
                  <w:rPrChange w:id="156" w:author="Kushal Khanal" w:date="2026-04-05T17:43:00Z" w16du:dateUtc="2026-04-05T11:58:00Z">
                    <w:rPr>
                      <w:rFonts w:ascii="Helvetica Neue" w:eastAsia="Helvetica Neue" w:hAnsi="Helvetica Neue" w:cs="Helvetica Neue"/>
                      <w:sz w:val="19"/>
                      <w:szCs w:val="19"/>
                      <w:lang w:val="en-US"/>
                    </w:rPr>
                  </w:rPrChange>
                </w:rPr>
                <w:t xml:space="preserve"> of triglycerides enhances adipocytes aggravating central obesity. Exercise deficiency is linked to resistance to insulin, but the mechanism is not well determined. It is postulated that the initial acute protective mechanism by which glucose was spared to the brain in life-threatening conditions is over-ruled by chronic idleness. </w:t>
              </w:r>
              <w:proofErr w:type="gramStart"/>
              <w:r w:rsidRPr="002B4512">
                <w:rPr>
                  <w:rFonts w:ascii="Arial" w:eastAsia="Helvetica Neue" w:hAnsi="Arial" w:cs="Arial"/>
                  <w:sz w:val="24"/>
                  <w:szCs w:val="24"/>
                  <w:lang w:val="en-US"/>
                  <w:rPrChange w:id="157" w:author="Kushal Khanal" w:date="2026-04-05T17:43:00Z" w16du:dateUtc="2026-04-05T11:58:00Z">
                    <w:rPr>
                      <w:rFonts w:ascii="Helvetica Neue" w:eastAsia="Helvetica Neue" w:hAnsi="Helvetica Neue" w:cs="Helvetica Neue"/>
                      <w:sz w:val="19"/>
                      <w:szCs w:val="19"/>
                      <w:lang w:val="en-US"/>
                    </w:rPr>
                  </w:rPrChange>
                </w:rPr>
                <w:t>The insulin</w:t>
              </w:r>
              <w:proofErr w:type="gramEnd"/>
              <w:r w:rsidRPr="002B4512">
                <w:rPr>
                  <w:rFonts w:ascii="Arial" w:eastAsia="Helvetica Neue" w:hAnsi="Arial" w:cs="Arial"/>
                  <w:sz w:val="24"/>
                  <w:szCs w:val="24"/>
                  <w:lang w:val="en-US"/>
                  <w:rPrChange w:id="158" w:author="Kushal Khanal" w:date="2026-04-05T17:43:00Z" w16du:dateUtc="2026-04-05T11:58:00Z">
                    <w:rPr>
                      <w:rFonts w:ascii="Helvetica Neue" w:eastAsia="Helvetica Neue" w:hAnsi="Helvetica Neue" w:cs="Helvetica Neue"/>
                      <w:sz w:val="19"/>
                      <w:szCs w:val="19"/>
                      <w:lang w:val="en-US"/>
                    </w:rPr>
                  </w:rPrChange>
                </w:rPr>
                <w:t xml:space="preserve"> resistance occurs due to the reduction of exercise, fats, carbohydrates and adipose tissue. This leads to lack of energy, hunger, weight gain, fat storage and loss of </w:t>
              </w:r>
              <w:proofErr w:type="gramStart"/>
              <w:r w:rsidRPr="002B4512">
                <w:rPr>
                  <w:rFonts w:ascii="Arial" w:eastAsia="Helvetica Neue" w:hAnsi="Arial" w:cs="Arial"/>
                  <w:sz w:val="24"/>
                  <w:szCs w:val="24"/>
                  <w:lang w:val="en-US"/>
                  <w:rPrChange w:id="159" w:author="Kushal Khanal" w:date="2026-04-05T17:43:00Z" w16du:dateUtc="2026-04-05T11:58:00Z">
                    <w:rPr>
                      <w:rFonts w:ascii="Helvetica Neue" w:eastAsia="Helvetica Neue" w:hAnsi="Helvetica Neue" w:cs="Helvetica Neue"/>
                      <w:sz w:val="19"/>
                      <w:szCs w:val="19"/>
                      <w:lang w:val="en-US"/>
                    </w:rPr>
                  </w:rPrChange>
                </w:rPr>
                <w:t>weight</w:t>
              </w:r>
              <w:proofErr w:type="gramEnd"/>
              <w:r w:rsidRPr="002B4512">
                <w:rPr>
                  <w:rFonts w:ascii="Arial" w:eastAsia="Helvetica Neue" w:hAnsi="Arial" w:cs="Arial"/>
                  <w:sz w:val="24"/>
                  <w:szCs w:val="24"/>
                  <w:lang w:val="en-US"/>
                  <w:rPrChange w:id="160" w:author="Kushal Khanal" w:date="2026-04-05T17:43:00Z" w16du:dateUtc="2026-04-05T11:58:00Z">
                    <w:rPr>
                      <w:rFonts w:ascii="Helvetica Neue" w:eastAsia="Helvetica Neue" w:hAnsi="Helvetica Neue" w:cs="Helvetica Neue"/>
                      <w:sz w:val="19"/>
                      <w:szCs w:val="19"/>
                      <w:lang w:val="en-US"/>
                    </w:rPr>
                  </w:rPrChange>
                </w:rPr>
                <w:t xml:space="preserve"> thus a spiral effect that leads to the perpetuation of the disorder. When we are under stress, we lower the capacity of our muscle cells to utilize glucose thus conserving glucose to our brain. Another systematic review published in 2023 ascertained the central role of chronic low-grade inflammation due to dysfunction of adipose tissue in the pathogenesis of type 2 diabetes mellitus insulin resistance.</w:t>
              </w:r>
            </w:ins>
          </w:p>
          <w:p w14:paraId="49307C9A" w14:textId="77777777" w:rsidR="002B4512" w:rsidRPr="002B4512" w:rsidRDefault="002B4512" w:rsidP="002B4512">
            <w:pPr>
              <w:spacing w:before="195" w:after="195"/>
              <w:rPr>
                <w:ins w:id="161" w:author="Kushal Khanal" w:date="2026-04-05T17:42:00Z" w16du:dateUtc="2026-04-05T11:57:00Z"/>
                <w:rFonts w:ascii="Arial" w:eastAsia="Helvetica Neue" w:hAnsi="Arial" w:cs="Arial"/>
                <w:b/>
                <w:bCs/>
                <w:sz w:val="24"/>
                <w:szCs w:val="24"/>
                <w:rPrChange w:id="162" w:author="Kushal Khanal" w:date="2026-04-05T17:47:00Z" w16du:dateUtc="2026-04-05T12:02:00Z">
                  <w:rPr>
                    <w:ins w:id="163" w:author="Kushal Khanal" w:date="2026-04-05T17:42:00Z" w16du:dateUtc="2026-04-05T11:57:00Z"/>
                    <w:rFonts w:ascii="Helvetica Neue" w:eastAsia="Helvetica Neue" w:hAnsi="Helvetica Neue" w:cs="Helvetica Neue"/>
                    <w:sz w:val="19"/>
                    <w:szCs w:val="19"/>
                  </w:rPr>
                </w:rPrChange>
              </w:rPr>
            </w:pPr>
            <w:ins w:id="164" w:author="Kushal Khanal" w:date="2026-04-05T17:42:00Z" w16du:dateUtc="2026-04-05T11:57:00Z">
              <w:r w:rsidRPr="002B4512">
                <w:rPr>
                  <w:rFonts w:ascii="Arial" w:eastAsia="Helvetica Neue" w:hAnsi="Arial" w:cs="Arial"/>
                  <w:b/>
                  <w:bCs/>
                  <w:sz w:val="24"/>
                  <w:szCs w:val="24"/>
                  <w:lang w:val="en-US"/>
                  <w:rPrChange w:id="165" w:author="Kushal Khanal" w:date="2026-04-05T17:47:00Z" w16du:dateUtc="2026-04-05T12:02:00Z">
                    <w:rPr>
                      <w:rFonts w:ascii="Helvetica Neue" w:eastAsia="Helvetica Neue" w:hAnsi="Helvetica Neue" w:cs="Helvetica Neue"/>
                      <w:sz w:val="19"/>
                      <w:szCs w:val="19"/>
                      <w:lang w:val="en-US"/>
                    </w:rPr>
                  </w:rPrChange>
                </w:rPr>
                <w:t>Reference</w:t>
              </w:r>
            </w:ins>
          </w:p>
          <w:p w14:paraId="5CDE3243" w14:textId="2BCD74D9" w:rsidR="002A3E55" w:rsidRPr="00CA4A55" w:rsidDel="002B4512" w:rsidRDefault="002B4512" w:rsidP="00CB14EA">
            <w:pPr>
              <w:spacing w:before="195" w:after="195"/>
              <w:ind w:left="720" w:hanging="720"/>
              <w:rPr>
                <w:del w:id="166" w:author="Kushal Khanal" w:date="2026-04-05T17:43:00Z" w16du:dateUtc="2026-04-05T11:58:00Z"/>
                <w:rFonts w:ascii="Arial" w:hAnsi="Arial" w:cs="Arial"/>
                <w:sz w:val="24"/>
                <w:szCs w:val="24"/>
              </w:rPr>
              <w:pPrChange w:id="167" w:author="Kushal Khanal" w:date="2026-04-05T19:13:00Z" w16du:dateUtc="2026-04-05T13:28:00Z">
                <w:pPr/>
              </w:pPrChange>
            </w:pPr>
            <w:ins w:id="168" w:author="Kushal Khanal" w:date="2026-04-05T17:42:00Z" w16du:dateUtc="2026-04-05T11:57:00Z">
              <w:r w:rsidRPr="002B4512">
                <w:rPr>
                  <w:rFonts w:ascii="Arial" w:eastAsia="Helvetica Neue" w:hAnsi="Arial" w:cs="Arial"/>
                  <w:sz w:val="24"/>
                  <w:szCs w:val="24"/>
                  <w:lang w:val="en-US"/>
                  <w:rPrChange w:id="169" w:author="Kushal Khanal" w:date="2026-04-05T17:43:00Z" w16du:dateUtc="2026-04-05T11:58:00Z">
                    <w:rPr>
                      <w:rFonts w:ascii="Helvetica Neue" w:eastAsia="Helvetica Neue" w:hAnsi="Helvetica Neue" w:cs="Helvetica Neue"/>
                      <w:sz w:val="19"/>
                      <w:szCs w:val="19"/>
                      <w:lang w:val="en-US"/>
                    </w:rPr>
                  </w:rPrChange>
                </w:rPr>
                <w:t>Bensussen, A., Torres-Magallanes, J. A., &amp; Roces de Álvarez-</w:t>
              </w:r>
              <w:proofErr w:type="spellStart"/>
              <w:r w:rsidRPr="002B4512">
                <w:rPr>
                  <w:rFonts w:ascii="Arial" w:eastAsia="Helvetica Neue" w:hAnsi="Arial" w:cs="Arial"/>
                  <w:sz w:val="24"/>
                  <w:szCs w:val="24"/>
                  <w:lang w:val="en-US"/>
                  <w:rPrChange w:id="170" w:author="Kushal Khanal" w:date="2026-04-05T17:43:00Z" w16du:dateUtc="2026-04-05T11:58:00Z">
                    <w:rPr>
                      <w:rFonts w:ascii="Helvetica Neue" w:eastAsia="Helvetica Neue" w:hAnsi="Helvetica Neue" w:cs="Helvetica Neue"/>
                      <w:sz w:val="19"/>
                      <w:szCs w:val="19"/>
                      <w:lang w:val="en-US"/>
                    </w:rPr>
                  </w:rPrChange>
                </w:rPr>
                <w:t>Buylla</w:t>
              </w:r>
              <w:proofErr w:type="spellEnd"/>
              <w:r w:rsidRPr="002B4512">
                <w:rPr>
                  <w:rFonts w:ascii="Arial" w:eastAsia="Helvetica Neue" w:hAnsi="Arial" w:cs="Arial"/>
                  <w:sz w:val="24"/>
                  <w:szCs w:val="24"/>
                  <w:lang w:val="en-US"/>
                  <w:rPrChange w:id="171" w:author="Kushal Khanal" w:date="2026-04-05T17:43:00Z" w16du:dateUtc="2026-04-05T11:58:00Z">
                    <w:rPr>
                      <w:rFonts w:ascii="Helvetica Neue" w:eastAsia="Helvetica Neue" w:hAnsi="Helvetica Neue" w:cs="Helvetica Neue"/>
                      <w:sz w:val="19"/>
                      <w:szCs w:val="19"/>
                      <w:lang w:val="en-US"/>
                    </w:rPr>
                  </w:rPrChange>
                </w:rPr>
                <w:t xml:space="preserve">, E. (2023). Molecular tracking of insulin resistance and inflammation development on visceral adipose tissue. Frontiers in Immunology, 14, 1014778. </w:t>
              </w:r>
            </w:ins>
            <w:ins w:id="172" w:author="Kushal Khanal" w:date="2026-04-05T19:13:00Z" w16du:dateUtc="2026-04-05T13:28:00Z">
              <w:r w:rsidR="00CB14EA">
                <w:rPr>
                  <w:rFonts w:ascii="Arial" w:eastAsia="Helvetica Neue" w:hAnsi="Arial" w:cs="Arial"/>
                  <w:sz w:val="24"/>
                  <w:szCs w:val="24"/>
                  <w:lang w:val="en-US"/>
                </w:rPr>
                <w:br/>
              </w:r>
              <w:r w:rsidR="00CB14EA">
                <w:rPr>
                  <w:rFonts w:ascii="Arial" w:eastAsia="Helvetica Neue" w:hAnsi="Arial" w:cs="Arial"/>
                  <w:sz w:val="24"/>
                  <w:szCs w:val="24"/>
                  <w:lang w:val="en-US"/>
                </w:rPr>
                <w:fldChar w:fldCharType="begin"/>
              </w:r>
              <w:r w:rsidR="00CB14EA">
                <w:rPr>
                  <w:rFonts w:ascii="Arial" w:eastAsia="Helvetica Neue" w:hAnsi="Arial" w:cs="Arial"/>
                  <w:sz w:val="24"/>
                  <w:szCs w:val="24"/>
                  <w:lang w:val="en-US"/>
                </w:rPr>
                <w:instrText>HYPERLINK "</w:instrText>
              </w:r>
            </w:ins>
            <w:ins w:id="173" w:author="Kushal Khanal" w:date="2026-04-05T17:42:00Z" w16du:dateUtc="2026-04-05T11:57:00Z">
              <w:r w:rsidR="00CB14EA" w:rsidRPr="00CB14EA">
                <w:rPr>
                  <w:rFonts w:ascii="Arial" w:eastAsia="Helvetica Neue" w:hAnsi="Arial" w:cs="Arial"/>
                  <w:sz w:val="24"/>
                  <w:szCs w:val="24"/>
                  <w:lang w:val="en-US"/>
                  <w:rPrChange w:id="174" w:author="Kushal Khanal" w:date="2026-04-05T19:13:00Z" w16du:dateUtc="2026-04-05T13:28:00Z">
                    <w:rPr>
                      <w:rStyle w:val="Hyperlink"/>
                      <w:rFonts w:ascii="Helvetica Neue" w:eastAsia="Helvetica Neue" w:hAnsi="Helvetica Neue" w:cs="Helvetica Neue"/>
                      <w:sz w:val="19"/>
                      <w:szCs w:val="19"/>
                      <w:lang w:val="en-US"/>
                    </w:rPr>
                  </w:rPrChange>
                </w:rPr>
                <w:instrText>https://doi.org/10.3389/fimmu.2023.1014778</w:instrText>
              </w:r>
            </w:ins>
            <w:ins w:id="175" w:author="Kushal Khanal" w:date="2026-04-05T19:13:00Z" w16du:dateUtc="2026-04-05T13:28:00Z">
              <w:r w:rsidR="00CB14EA">
                <w:rPr>
                  <w:rFonts w:ascii="Arial" w:eastAsia="Helvetica Neue" w:hAnsi="Arial" w:cs="Arial"/>
                  <w:sz w:val="24"/>
                  <w:szCs w:val="24"/>
                  <w:lang w:val="en-US"/>
                </w:rPr>
                <w:instrText>"</w:instrText>
              </w:r>
              <w:r w:rsidR="00CB14EA">
                <w:rPr>
                  <w:rFonts w:ascii="Arial" w:eastAsia="Helvetica Neue" w:hAnsi="Arial" w:cs="Arial"/>
                  <w:sz w:val="24"/>
                  <w:szCs w:val="24"/>
                  <w:lang w:val="en-US"/>
                </w:rPr>
                <w:fldChar w:fldCharType="separate"/>
              </w:r>
            </w:ins>
            <w:ins w:id="176" w:author="Kushal Khanal" w:date="2026-04-05T17:42:00Z" w16du:dateUtc="2026-04-05T11:57:00Z">
              <w:r w:rsidR="00CB14EA" w:rsidRPr="00DB0855">
                <w:rPr>
                  <w:rStyle w:val="Hyperlink"/>
                  <w:rFonts w:ascii="Arial" w:eastAsia="Helvetica Neue" w:hAnsi="Arial" w:cs="Arial"/>
                  <w:sz w:val="24"/>
                  <w:szCs w:val="24"/>
                  <w:lang w:val="en-US"/>
                  <w:rPrChange w:id="177" w:author="Kushal Khanal" w:date="2026-04-05T19:13:00Z" w16du:dateUtc="2026-04-05T13:28:00Z">
                    <w:rPr>
                      <w:rStyle w:val="Hyperlink"/>
                      <w:rFonts w:ascii="Helvetica Neue" w:eastAsia="Helvetica Neue" w:hAnsi="Helvetica Neue" w:cs="Helvetica Neue"/>
                      <w:sz w:val="19"/>
                      <w:szCs w:val="19"/>
                      <w:lang w:val="en-US"/>
                    </w:rPr>
                  </w:rPrChange>
                </w:rPr>
                <w:t>https://doi.org/10.3389/fimmu.2023.1014778</w:t>
              </w:r>
            </w:ins>
            <w:ins w:id="178" w:author="Kushal Khanal" w:date="2026-04-05T19:13:00Z" w16du:dateUtc="2026-04-05T13:28:00Z">
              <w:r w:rsidR="00CB14EA">
                <w:rPr>
                  <w:rFonts w:ascii="Arial" w:eastAsia="Helvetica Neue" w:hAnsi="Arial" w:cs="Arial"/>
                  <w:sz w:val="24"/>
                  <w:szCs w:val="24"/>
                  <w:lang w:val="en-US"/>
                </w:rPr>
                <w:fldChar w:fldCharType="end"/>
              </w:r>
            </w:ins>
          </w:p>
          <w:p w14:paraId="533B136C" w14:textId="77777777" w:rsidR="002A3E55" w:rsidRPr="00CA4A55" w:rsidRDefault="002A3E55" w:rsidP="00CB14EA">
            <w:pPr>
              <w:spacing w:before="195" w:after="195"/>
              <w:ind w:left="720" w:hanging="720"/>
              <w:rPr>
                <w:rFonts w:ascii="Arial" w:hAnsi="Arial" w:cs="Arial"/>
                <w:sz w:val="24"/>
                <w:szCs w:val="24"/>
              </w:rPr>
              <w:pPrChange w:id="179" w:author="Kushal Khanal" w:date="2026-04-05T19:13:00Z" w16du:dateUtc="2026-04-05T13:28:00Z">
                <w:pPr/>
              </w:pPrChange>
            </w:pPr>
          </w:p>
        </w:tc>
      </w:tr>
      <w:tr w:rsidR="002B4512" w:rsidRPr="00CA4A55" w14:paraId="6EB73086" w14:textId="77777777" w:rsidTr="002B4512">
        <w:trPr>
          <w:ins w:id="180" w:author="Kushal Khanal" w:date="2026-04-05T17:43:00Z"/>
        </w:trPr>
        <w:tc>
          <w:tcPr>
            <w:tcW w:w="8656" w:type="dxa"/>
            <w:tcBorders>
              <w:top w:val="single" w:sz="4" w:space="0" w:color="auto"/>
              <w:left w:val="single" w:sz="4" w:space="0" w:color="auto"/>
              <w:bottom w:val="single" w:sz="4" w:space="0" w:color="auto"/>
              <w:right w:val="single" w:sz="4" w:space="0" w:color="auto"/>
            </w:tcBorders>
            <w:tcPrChange w:id="181" w:author="Kushal Khanal" w:date="2026-04-05T17:43:00Z" w16du:dateUtc="2026-04-05T11:58:00Z">
              <w:tcPr>
                <w:tcW w:w="9016" w:type="dxa"/>
                <w:tcBorders>
                  <w:top w:val="single" w:sz="4" w:space="0" w:color="auto"/>
                  <w:left w:val="single" w:sz="4" w:space="0" w:color="auto"/>
                  <w:bottom w:val="single" w:sz="4" w:space="0" w:color="auto"/>
                  <w:right w:val="single" w:sz="4" w:space="0" w:color="auto"/>
                </w:tcBorders>
              </w:tcPr>
            </w:tcPrChange>
          </w:tcPr>
          <w:p w14:paraId="71FC14CF" w14:textId="77777777" w:rsidR="002B4512" w:rsidRPr="002B4512" w:rsidDel="002B4512" w:rsidRDefault="002B4512" w:rsidP="002B4512">
            <w:pPr>
              <w:rPr>
                <w:ins w:id="182" w:author="Kushal Khanal" w:date="2026-04-05T17:43:00Z" w16du:dateUtc="2026-04-05T11:58:00Z"/>
                <w:rFonts w:ascii="Arial" w:hAnsi="Arial" w:cs="Arial"/>
                <w:sz w:val="24"/>
                <w:szCs w:val="24"/>
              </w:rPr>
            </w:pPr>
          </w:p>
        </w:tc>
      </w:tr>
    </w:tbl>
    <w:p w14:paraId="6A3D9956" w14:textId="77777777" w:rsidR="002A3E55" w:rsidRPr="00CA4A55" w:rsidRDefault="002A3E55" w:rsidP="002A3E55">
      <w:pPr>
        <w:ind w:left="360"/>
        <w:rPr>
          <w:rFonts w:ascii="Arial" w:hAnsi="Arial" w:cs="Arial"/>
          <w:sz w:val="24"/>
          <w:szCs w:val="24"/>
        </w:rPr>
      </w:pPr>
    </w:p>
    <w:p w14:paraId="583060B1" w14:textId="3FB5B103" w:rsidR="002A3E55" w:rsidRPr="002B4512" w:rsidRDefault="002B1119" w:rsidP="002A3E55">
      <w:pPr>
        <w:pStyle w:val="ListParagraph"/>
        <w:numPr>
          <w:ilvl w:val="0"/>
          <w:numId w:val="41"/>
        </w:numPr>
        <w:spacing w:line="256" w:lineRule="auto"/>
        <w:rPr>
          <w:rFonts w:ascii="Arial" w:eastAsiaTheme="minorHAnsi" w:hAnsi="Arial" w:cs="Arial"/>
          <w:sz w:val="24"/>
          <w:szCs w:val="24"/>
        </w:rPr>
      </w:pPr>
      <w:r w:rsidRPr="002B4512">
        <w:rPr>
          <w:rFonts w:ascii="Arial" w:eastAsiaTheme="minorHAnsi" w:hAnsi="Arial" w:cs="Arial"/>
          <w:sz w:val="24"/>
          <w:szCs w:val="24"/>
        </w:rPr>
        <w:lastRenderedPageBreak/>
        <w:t>Discuss</w:t>
      </w:r>
      <w:r w:rsidR="00BC2C89" w:rsidRPr="002B4512">
        <w:rPr>
          <w:rFonts w:ascii="Arial" w:eastAsiaTheme="minorHAnsi" w:hAnsi="Arial" w:cs="Arial"/>
          <w:sz w:val="24"/>
          <w:szCs w:val="24"/>
        </w:rPr>
        <w:t xml:space="preserve"> </w:t>
      </w:r>
      <w:r w:rsidR="00331262" w:rsidRPr="002B4512">
        <w:rPr>
          <w:rFonts w:ascii="Arial" w:eastAsiaTheme="minorHAnsi" w:hAnsi="Arial" w:cs="Arial"/>
          <w:sz w:val="24"/>
          <w:szCs w:val="24"/>
        </w:rPr>
        <w:t>gliclazide</w:t>
      </w:r>
      <w:r w:rsidR="00AE2F46" w:rsidRPr="002B4512">
        <w:rPr>
          <w:rFonts w:ascii="Arial" w:eastAsiaTheme="minorHAnsi" w:hAnsi="Arial" w:cs="Arial"/>
          <w:sz w:val="24"/>
          <w:szCs w:val="24"/>
        </w:rPr>
        <w:t xml:space="preserve"> </w:t>
      </w:r>
      <w:r w:rsidR="00331262" w:rsidRPr="002B4512">
        <w:rPr>
          <w:rFonts w:ascii="Arial" w:eastAsiaTheme="minorHAnsi" w:hAnsi="Arial" w:cs="Arial"/>
          <w:sz w:val="24"/>
          <w:szCs w:val="24"/>
        </w:rPr>
        <w:t>with respect to</w:t>
      </w:r>
      <w:r w:rsidRPr="002B4512">
        <w:rPr>
          <w:rFonts w:ascii="Arial" w:eastAsiaTheme="minorHAnsi" w:hAnsi="Arial" w:cs="Arial"/>
          <w:sz w:val="24"/>
          <w:szCs w:val="24"/>
        </w:rPr>
        <w:t xml:space="preserve"> </w:t>
      </w:r>
      <w:ins w:id="183" w:author="Kushal Khanal" w:date="2026-04-05T17:44:00Z" w16du:dateUtc="2026-04-05T11:59:00Z">
        <w:r w:rsidR="002B4512" w:rsidRPr="002B4512">
          <w:rPr>
            <w:rFonts w:ascii="Arial" w:eastAsia="Helvetica Neue" w:hAnsi="Arial" w:cs="Arial"/>
            <w:sz w:val="24"/>
            <w:szCs w:val="24"/>
            <w:lang w:val="en-US"/>
            <w:rPrChange w:id="184" w:author="Kushal Khanal" w:date="2026-04-05T17:44:00Z" w16du:dateUtc="2026-04-05T11:59:00Z">
              <w:rPr>
                <w:rFonts w:ascii="Helvetica Neue" w:eastAsia="Helvetica Neue" w:hAnsi="Helvetica Neue" w:cs="Helvetica Neue"/>
                <w:sz w:val="19"/>
                <w:szCs w:val="19"/>
                <w:lang w:val="en-US"/>
              </w:rPr>
            </w:rPrChange>
          </w:rPr>
          <w:t>its suitability in the early stages of type 2 diabetes mellitus.</w:t>
        </w:r>
      </w:ins>
      <w:del w:id="185" w:author="Kushal Khanal" w:date="2026-04-05T17:44:00Z" w16du:dateUtc="2026-04-05T11:59:00Z">
        <w:r w:rsidRPr="002B4512" w:rsidDel="002B4512">
          <w:rPr>
            <w:rFonts w:ascii="Arial" w:eastAsiaTheme="minorHAnsi" w:hAnsi="Arial" w:cs="Arial"/>
            <w:sz w:val="24"/>
            <w:szCs w:val="24"/>
          </w:rPr>
          <w:delText>… (</w:delText>
        </w:r>
        <w:r w:rsidR="00442E16" w:rsidRPr="002B4512" w:rsidDel="002B4512">
          <w:rPr>
            <w:rFonts w:ascii="Arial" w:eastAsiaTheme="minorHAnsi" w:hAnsi="Arial" w:cs="Arial"/>
            <w:sz w:val="24"/>
            <w:szCs w:val="24"/>
          </w:rPr>
          <w:delText xml:space="preserve">4 </w:delText>
        </w:r>
        <w:r w:rsidR="00E224F2" w:rsidRPr="002B4512" w:rsidDel="002B4512">
          <w:rPr>
            <w:rFonts w:ascii="Arial" w:eastAsiaTheme="minorHAnsi" w:hAnsi="Arial" w:cs="Arial"/>
            <w:sz w:val="24"/>
            <w:szCs w:val="24"/>
          </w:rPr>
          <w:delText>points</w:delText>
        </w:r>
        <w:r w:rsidR="002A3E55" w:rsidRPr="002B4512" w:rsidDel="002B4512">
          <w:rPr>
            <w:rFonts w:ascii="Arial" w:eastAsiaTheme="minorHAnsi" w:hAnsi="Arial" w:cs="Arial"/>
            <w:sz w:val="24"/>
            <w:szCs w:val="24"/>
          </w:rPr>
          <w:delText>)</w:delText>
        </w:r>
      </w:del>
    </w:p>
    <w:tbl>
      <w:tblPr>
        <w:tblStyle w:val="TableGrid"/>
        <w:tblW w:w="0" w:type="auto"/>
        <w:tblInd w:w="360" w:type="dxa"/>
        <w:tblLook w:val="04A0" w:firstRow="1" w:lastRow="0" w:firstColumn="1" w:lastColumn="0" w:noHBand="0" w:noVBand="1"/>
      </w:tblPr>
      <w:tblGrid>
        <w:gridCol w:w="8656"/>
      </w:tblGrid>
      <w:tr w:rsidR="002A3E55" w:rsidRPr="00CA4A55" w14:paraId="6271D1CB" w14:textId="77777777" w:rsidTr="00145049">
        <w:tc>
          <w:tcPr>
            <w:tcW w:w="8656" w:type="dxa"/>
            <w:tcBorders>
              <w:top w:val="single" w:sz="4" w:space="0" w:color="auto"/>
              <w:left w:val="single" w:sz="4" w:space="0" w:color="auto"/>
              <w:bottom w:val="single" w:sz="4" w:space="0" w:color="auto"/>
              <w:right w:val="single" w:sz="4" w:space="0" w:color="auto"/>
            </w:tcBorders>
          </w:tcPr>
          <w:p w14:paraId="52FA4815" w14:textId="77777777" w:rsidR="002A3E55" w:rsidRPr="002B4512" w:rsidDel="002B4512" w:rsidRDefault="002A3E55" w:rsidP="00145049">
            <w:pPr>
              <w:rPr>
                <w:del w:id="186" w:author="Kushal Khanal" w:date="2026-04-05T17:45:00Z" w16du:dateUtc="2026-04-05T12:00:00Z"/>
                <w:rFonts w:ascii="Arial" w:hAnsi="Arial" w:cs="Arial"/>
                <w:sz w:val="24"/>
                <w:szCs w:val="24"/>
              </w:rPr>
            </w:pPr>
            <w:del w:id="187" w:author="Kushal Khanal" w:date="2026-04-05T17:45:00Z" w16du:dateUtc="2026-04-05T12:00:00Z">
              <w:r w:rsidRPr="002B4512" w:rsidDel="002B4512">
                <w:rPr>
                  <w:rFonts w:ascii="Arial" w:hAnsi="Arial" w:cs="Arial"/>
                  <w:sz w:val="24"/>
                  <w:szCs w:val="24"/>
                </w:rPr>
                <w:delText>Type your answer in the box</w:delText>
              </w:r>
            </w:del>
          </w:p>
          <w:p w14:paraId="1F1ED184" w14:textId="77777777" w:rsidR="002B4512" w:rsidRPr="002B4512" w:rsidRDefault="002B4512">
            <w:pPr>
              <w:rPr>
                <w:ins w:id="188" w:author="Kushal Khanal" w:date="2026-04-05T17:45:00Z" w16du:dateUtc="2026-04-05T12:00:00Z"/>
                <w:rFonts w:ascii="Arial" w:hAnsi="Arial" w:cs="Arial"/>
                <w:sz w:val="24"/>
                <w:szCs w:val="24"/>
                <w:rPrChange w:id="189" w:author="Kushal Khanal" w:date="2026-04-05T17:45:00Z" w16du:dateUtc="2026-04-05T12:00:00Z">
                  <w:rPr>
                    <w:ins w:id="190" w:author="Kushal Khanal" w:date="2026-04-05T17:45:00Z" w16du:dateUtc="2026-04-05T12:00:00Z"/>
                  </w:rPr>
                </w:rPrChange>
              </w:rPr>
              <w:pPrChange w:id="191" w:author="Kushal Khanal" w:date="2026-04-05T17:45:00Z" w16du:dateUtc="2026-04-05T12:00:00Z">
                <w:pPr>
                  <w:spacing w:before="195" w:after="195"/>
                </w:pPr>
              </w:pPrChange>
            </w:pPr>
            <w:ins w:id="192" w:author="Kushal Khanal" w:date="2026-04-05T17:45:00Z" w16du:dateUtc="2026-04-05T12:00:00Z">
              <w:r w:rsidRPr="002B4512">
                <w:rPr>
                  <w:rFonts w:ascii="Arial" w:eastAsia="Helvetica Neue" w:hAnsi="Arial" w:cs="Arial"/>
                  <w:sz w:val="24"/>
                  <w:szCs w:val="24"/>
                  <w:lang w:val="en-US"/>
                  <w:rPrChange w:id="193" w:author="Kushal Khanal" w:date="2026-04-05T17:45:00Z" w16du:dateUtc="2026-04-05T12:00:00Z">
                    <w:rPr>
                      <w:rFonts w:ascii="Helvetica Neue" w:eastAsia="Helvetica Neue" w:hAnsi="Helvetica Neue" w:cs="Helvetica Neue"/>
                      <w:sz w:val="19"/>
                      <w:szCs w:val="19"/>
                      <w:lang w:val="en-US"/>
                    </w:rPr>
                  </w:rPrChange>
                </w:rPr>
                <w:t xml:space="preserve">Gliclazide is a sulfonylurea which enhances insulin by stimulating the secretion of insulin in the pancreas. The insulin resistance may result in patients already having high endogenous insulin levels in the early periods of type 2 diabetes mellitus. Gliclazide is hence inappropriate at the early stages of diabetes type 2 since increasing insulin exacerbates the underlying issues. High insulin levels lead to weight gain </w:t>
              </w:r>
              <w:proofErr w:type="gramStart"/>
              <w:r w:rsidRPr="002B4512">
                <w:rPr>
                  <w:rFonts w:ascii="Arial" w:eastAsia="Helvetica Neue" w:hAnsi="Arial" w:cs="Arial"/>
                  <w:sz w:val="24"/>
                  <w:szCs w:val="24"/>
                  <w:lang w:val="en-US"/>
                  <w:rPrChange w:id="194" w:author="Kushal Khanal" w:date="2026-04-05T17:45:00Z" w16du:dateUtc="2026-04-05T12:00:00Z">
                    <w:rPr>
                      <w:rFonts w:ascii="Helvetica Neue" w:eastAsia="Helvetica Neue" w:hAnsi="Helvetica Neue" w:cs="Helvetica Neue"/>
                      <w:sz w:val="19"/>
                      <w:szCs w:val="19"/>
                      <w:lang w:val="en-US"/>
                    </w:rPr>
                  </w:rPrChange>
                </w:rPr>
                <w:t>due to the fact that</w:t>
              </w:r>
              <w:proofErr w:type="gramEnd"/>
              <w:r w:rsidRPr="002B4512">
                <w:rPr>
                  <w:rFonts w:ascii="Arial" w:eastAsia="Helvetica Neue" w:hAnsi="Arial" w:cs="Arial"/>
                  <w:sz w:val="24"/>
                  <w:szCs w:val="24"/>
                  <w:lang w:val="en-US"/>
                  <w:rPrChange w:id="195" w:author="Kushal Khanal" w:date="2026-04-05T17:45:00Z" w16du:dateUtc="2026-04-05T12:00:00Z">
                    <w:rPr>
                      <w:rFonts w:ascii="Helvetica Neue" w:eastAsia="Helvetica Neue" w:hAnsi="Helvetica Neue" w:cs="Helvetica Neue"/>
                      <w:sz w:val="19"/>
                      <w:szCs w:val="19"/>
                      <w:lang w:val="en-US"/>
                    </w:rPr>
                  </w:rPrChange>
                </w:rPr>
                <w:t xml:space="preserve"> insulin causes adipocytes to synthesize </w:t>
              </w:r>
              <w:proofErr w:type="gramStart"/>
              <w:r w:rsidRPr="002B4512">
                <w:rPr>
                  <w:rFonts w:ascii="Arial" w:eastAsia="Helvetica Neue" w:hAnsi="Arial" w:cs="Arial"/>
                  <w:sz w:val="24"/>
                  <w:szCs w:val="24"/>
                  <w:lang w:val="en-US"/>
                  <w:rPrChange w:id="196" w:author="Kushal Khanal" w:date="2026-04-05T17:45:00Z" w16du:dateUtc="2026-04-05T12:00:00Z">
                    <w:rPr>
                      <w:rFonts w:ascii="Helvetica Neue" w:eastAsia="Helvetica Neue" w:hAnsi="Helvetica Neue" w:cs="Helvetica Neue"/>
                      <w:sz w:val="19"/>
                      <w:szCs w:val="19"/>
                      <w:lang w:val="en-US"/>
                    </w:rPr>
                  </w:rPrChange>
                </w:rPr>
                <w:t>triglycerides, and</w:t>
              </w:r>
              <w:proofErr w:type="gramEnd"/>
              <w:r w:rsidRPr="002B4512">
                <w:rPr>
                  <w:rFonts w:ascii="Arial" w:eastAsia="Helvetica Neue" w:hAnsi="Arial" w:cs="Arial"/>
                  <w:sz w:val="24"/>
                  <w:szCs w:val="24"/>
                  <w:lang w:val="en-US"/>
                  <w:rPrChange w:id="197" w:author="Kushal Khanal" w:date="2026-04-05T17:45:00Z" w16du:dateUtc="2026-04-05T12:00:00Z">
                    <w:rPr>
                      <w:rFonts w:ascii="Helvetica Neue" w:eastAsia="Helvetica Neue" w:hAnsi="Helvetica Neue" w:cs="Helvetica Neue"/>
                      <w:sz w:val="19"/>
                      <w:szCs w:val="19"/>
                      <w:lang w:val="en-US"/>
                    </w:rPr>
                  </w:rPrChange>
                </w:rPr>
                <w:t xml:space="preserve"> reduces lipolysis. The insulin level is also large enough to induce the amount of testosterone released by ovaries, which leads to the occurrence of polycystic ovarian syndrome (PCOS). Gliclazide is a real </w:t>
              </w:r>
              <w:proofErr w:type="spellStart"/>
              <w:r w:rsidRPr="002B4512">
                <w:rPr>
                  <w:rFonts w:ascii="Arial" w:eastAsia="Helvetica Neue" w:hAnsi="Arial" w:cs="Arial"/>
                  <w:sz w:val="24"/>
                  <w:szCs w:val="24"/>
                  <w:lang w:val="en-US"/>
                  <w:rPrChange w:id="198" w:author="Kushal Khanal" w:date="2026-04-05T17:45:00Z" w16du:dateUtc="2026-04-05T12:00:00Z">
                    <w:rPr>
                      <w:rFonts w:ascii="Helvetica Neue" w:eastAsia="Helvetica Neue" w:hAnsi="Helvetica Neue" w:cs="Helvetica Neue"/>
                      <w:sz w:val="19"/>
                      <w:szCs w:val="19"/>
                      <w:lang w:val="en-US"/>
                    </w:rPr>
                  </w:rPrChange>
                </w:rPr>
                <w:t>hypoglycaemic</w:t>
              </w:r>
              <w:proofErr w:type="spellEnd"/>
              <w:r w:rsidRPr="002B4512">
                <w:rPr>
                  <w:rFonts w:ascii="Arial" w:eastAsia="Helvetica Neue" w:hAnsi="Arial" w:cs="Arial"/>
                  <w:sz w:val="24"/>
                  <w:szCs w:val="24"/>
                  <w:lang w:val="en-US"/>
                  <w:rPrChange w:id="199" w:author="Kushal Khanal" w:date="2026-04-05T17:45:00Z" w16du:dateUtc="2026-04-05T12:00:00Z">
                    <w:rPr>
                      <w:rFonts w:ascii="Helvetica Neue" w:eastAsia="Helvetica Neue" w:hAnsi="Helvetica Neue" w:cs="Helvetica Neue"/>
                      <w:sz w:val="19"/>
                      <w:szCs w:val="19"/>
                      <w:lang w:val="en-US"/>
                    </w:rPr>
                  </w:rPrChange>
                </w:rPr>
                <w:t xml:space="preserve"> drug, that is, this type of drug may lead to extremely low blood sugar levels, unlike other oral </w:t>
              </w:r>
              <w:proofErr w:type="spellStart"/>
              <w:r w:rsidRPr="002B4512">
                <w:rPr>
                  <w:rFonts w:ascii="Arial" w:eastAsia="Helvetica Neue" w:hAnsi="Arial" w:cs="Arial"/>
                  <w:sz w:val="24"/>
                  <w:szCs w:val="24"/>
                  <w:lang w:val="en-US"/>
                  <w:rPrChange w:id="200" w:author="Kushal Khanal" w:date="2026-04-05T17:45:00Z" w16du:dateUtc="2026-04-05T12:00:00Z">
                    <w:rPr>
                      <w:rFonts w:ascii="Helvetica Neue" w:eastAsia="Helvetica Neue" w:hAnsi="Helvetica Neue" w:cs="Helvetica Neue"/>
                      <w:sz w:val="19"/>
                      <w:szCs w:val="19"/>
                      <w:lang w:val="en-US"/>
                    </w:rPr>
                  </w:rPrChange>
                </w:rPr>
                <w:t>hypoglycaemic</w:t>
              </w:r>
              <w:proofErr w:type="spellEnd"/>
              <w:r w:rsidRPr="002B4512">
                <w:rPr>
                  <w:rFonts w:ascii="Arial" w:eastAsia="Helvetica Neue" w:hAnsi="Arial" w:cs="Arial"/>
                  <w:sz w:val="24"/>
                  <w:szCs w:val="24"/>
                  <w:lang w:val="en-US"/>
                  <w:rPrChange w:id="201" w:author="Kushal Khanal" w:date="2026-04-05T17:45:00Z" w16du:dateUtc="2026-04-05T12:00:00Z">
                    <w:rPr>
                      <w:rFonts w:ascii="Helvetica Neue" w:eastAsia="Helvetica Neue" w:hAnsi="Helvetica Neue" w:cs="Helvetica Neue"/>
                      <w:sz w:val="19"/>
                      <w:szCs w:val="19"/>
                      <w:lang w:val="en-US"/>
                    </w:rPr>
                  </w:rPrChange>
                </w:rPr>
                <w:t xml:space="preserve"> drugs like metformin, which are </w:t>
              </w:r>
              <w:proofErr w:type="spellStart"/>
              <w:r w:rsidRPr="002B4512">
                <w:rPr>
                  <w:rFonts w:ascii="Arial" w:eastAsia="Helvetica Neue" w:hAnsi="Arial" w:cs="Arial"/>
                  <w:sz w:val="24"/>
                  <w:szCs w:val="24"/>
                  <w:lang w:val="en-US"/>
                  <w:rPrChange w:id="202" w:author="Kushal Khanal" w:date="2026-04-05T17:45:00Z" w16du:dateUtc="2026-04-05T12:00:00Z">
                    <w:rPr>
                      <w:rFonts w:ascii="Helvetica Neue" w:eastAsia="Helvetica Neue" w:hAnsi="Helvetica Neue" w:cs="Helvetica Neue"/>
                      <w:sz w:val="19"/>
                      <w:szCs w:val="19"/>
                      <w:lang w:val="en-US"/>
                    </w:rPr>
                  </w:rPrChange>
                </w:rPr>
                <w:t>euglycaemic</w:t>
              </w:r>
              <w:proofErr w:type="spellEnd"/>
              <w:r w:rsidRPr="002B4512">
                <w:rPr>
                  <w:rFonts w:ascii="Arial" w:eastAsia="Helvetica Neue" w:hAnsi="Arial" w:cs="Arial"/>
                  <w:sz w:val="24"/>
                  <w:szCs w:val="24"/>
                  <w:lang w:val="en-US"/>
                  <w:rPrChange w:id="203" w:author="Kushal Khanal" w:date="2026-04-05T17:45:00Z" w16du:dateUtc="2026-04-05T12:00:00Z">
                    <w:rPr>
                      <w:rFonts w:ascii="Helvetica Neue" w:eastAsia="Helvetica Neue" w:hAnsi="Helvetica Neue" w:cs="Helvetica Neue"/>
                      <w:sz w:val="19"/>
                      <w:szCs w:val="19"/>
                      <w:lang w:val="en-US"/>
                    </w:rPr>
                  </w:rPrChange>
                </w:rPr>
                <w:t xml:space="preserve">. Gliclazide would not be recommended in PCOS since the insulin added would result in further dysregulation of the menstrual cycle. This medication is better applied to later diabetes stages when the pancreas is </w:t>
              </w:r>
              <w:proofErr w:type="gramStart"/>
              <w:r w:rsidRPr="002B4512">
                <w:rPr>
                  <w:rFonts w:ascii="Arial" w:eastAsia="Helvetica Neue" w:hAnsi="Arial" w:cs="Arial"/>
                  <w:sz w:val="24"/>
                  <w:szCs w:val="24"/>
                  <w:lang w:val="en-US"/>
                  <w:rPrChange w:id="204" w:author="Kushal Khanal" w:date="2026-04-05T17:45:00Z" w16du:dateUtc="2026-04-05T12:00:00Z">
                    <w:rPr>
                      <w:rFonts w:ascii="Helvetica Neue" w:eastAsia="Helvetica Neue" w:hAnsi="Helvetica Neue" w:cs="Helvetica Neue"/>
                      <w:sz w:val="19"/>
                      <w:szCs w:val="19"/>
                      <w:lang w:val="en-US"/>
                    </w:rPr>
                  </w:rPrChange>
                </w:rPr>
                <w:t>overworked</w:t>
              </w:r>
              <w:proofErr w:type="gramEnd"/>
              <w:r w:rsidRPr="002B4512">
                <w:rPr>
                  <w:rFonts w:ascii="Arial" w:eastAsia="Helvetica Neue" w:hAnsi="Arial" w:cs="Arial"/>
                  <w:sz w:val="24"/>
                  <w:szCs w:val="24"/>
                  <w:lang w:val="en-US"/>
                  <w:rPrChange w:id="205" w:author="Kushal Khanal" w:date="2026-04-05T17:45:00Z" w16du:dateUtc="2026-04-05T12:00:00Z">
                    <w:rPr>
                      <w:rFonts w:ascii="Helvetica Neue" w:eastAsia="Helvetica Neue" w:hAnsi="Helvetica Neue" w:cs="Helvetica Neue"/>
                      <w:sz w:val="19"/>
                      <w:szCs w:val="19"/>
                      <w:lang w:val="en-US"/>
                    </w:rPr>
                  </w:rPrChange>
                </w:rPr>
                <w:t xml:space="preserve"> and the level of endogenous insulin production reduces. A 2022 network meta-analysis found that sulfonylureas with gliclazide are linked to a high level of weight gain and increased risk of </w:t>
              </w:r>
              <w:proofErr w:type="spellStart"/>
              <w:r w:rsidRPr="002B4512">
                <w:rPr>
                  <w:rFonts w:ascii="Arial" w:eastAsia="Helvetica Neue" w:hAnsi="Arial" w:cs="Arial"/>
                  <w:sz w:val="24"/>
                  <w:szCs w:val="24"/>
                  <w:lang w:val="en-US"/>
                  <w:rPrChange w:id="206" w:author="Kushal Khanal" w:date="2026-04-05T17:45:00Z" w16du:dateUtc="2026-04-05T12:00:00Z">
                    <w:rPr>
                      <w:rFonts w:ascii="Helvetica Neue" w:eastAsia="Helvetica Neue" w:hAnsi="Helvetica Neue" w:cs="Helvetica Neue"/>
                      <w:sz w:val="19"/>
                      <w:szCs w:val="19"/>
                      <w:lang w:val="en-US"/>
                    </w:rPr>
                  </w:rPrChange>
                </w:rPr>
                <w:t>hypoglycaemia</w:t>
              </w:r>
              <w:proofErr w:type="spellEnd"/>
              <w:r w:rsidRPr="002B4512">
                <w:rPr>
                  <w:rFonts w:ascii="Arial" w:eastAsia="Helvetica Neue" w:hAnsi="Arial" w:cs="Arial"/>
                  <w:sz w:val="24"/>
                  <w:szCs w:val="24"/>
                  <w:lang w:val="en-US"/>
                  <w:rPrChange w:id="207" w:author="Kushal Khanal" w:date="2026-04-05T17:45:00Z" w16du:dateUtc="2026-04-05T12:00:00Z">
                    <w:rPr>
                      <w:rFonts w:ascii="Helvetica Neue" w:eastAsia="Helvetica Neue" w:hAnsi="Helvetica Neue" w:cs="Helvetica Neue"/>
                      <w:sz w:val="19"/>
                      <w:szCs w:val="19"/>
                      <w:lang w:val="en-US"/>
                    </w:rPr>
                  </w:rPrChange>
                </w:rPr>
                <w:t xml:space="preserve"> than metformin.</w:t>
              </w:r>
            </w:ins>
          </w:p>
          <w:p w14:paraId="7C586E32" w14:textId="77777777" w:rsidR="002B4512" w:rsidRPr="002B4512" w:rsidRDefault="002B4512" w:rsidP="002B4512">
            <w:pPr>
              <w:spacing w:before="195" w:after="195"/>
              <w:rPr>
                <w:ins w:id="208" w:author="Kushal Khanal" w:date="2026-04-05T17:45:00Z" w16du:dateUtc="2026-04-05T12:00:00Z"/>
                <w:rFonts w:ascii="Arial" w:eastAsia="Helvetica Neue" w:hAnsi="Arial" w:cs="Arial"/>
                <w:b/>
                <w:bCs/>
                <w:sz w:val="24"/>
                <w:szCs w:val="24"/>
                <w:rPrChange w:id="209" w:author="Kushal Khanal" w:date="2026-04-05T17:48:00Z" w16du:dateUtc="2026-04-05T12:03:00Z">
                  <w:rPr>
                    <w:ins w:id="210" w:author="Kushal Khanal" w:date="2026-04-05T17:45:00Z" w16du:dateUtc="2026-04-05T12:00:00Z"/>
                    <w:rFonts w:ascii="Helvetica Neue" w:eastAsia="Helvetica Neue" w:hAnsi="Helvetica Neue" w:cs="Helvetica Neue"/>
                    <w:sz w:val="19"/>
                    <w:szCs w:val="19"/>
                  </w:rPr>
                </w:rPrChange>
              </w:rPr>
            </w:pPr>
            <w:ins w:id="211" w:author="Kushal Khanal" w:date="2026-04-05T17:45:00Z" w16du:dateUtc="2026-04-05T12:00:00Z">
              <w:r w:rsidRPr="002B4512">
                <w:rPr>
                  <w:rFonts w:ascii="Arial" w:eastAsia="Helvetica Neue" w:hAnsi="Arial" w:cs="Arial"/>
                  <w:b/>
                  <w:bCs/>
                  <w:sz w:val="24"/>
                  <w:szCs w:val="24"/>
                  <w:lang w:val="en-US"/>
                  <w:rPrChange w:id="212" w:author="Kushal Khanal" w:date="2026-04-05T17:48:00Z" w16du:dateUtc="2026-04-05T12:03:00Z">
                    <w:rPr>
                      <w:rFonts w:ascii="Helvetica Neue" w:eastAsia="Helvetica Neue" w:hAnsi="Helvetica Neue" w:cs="Helvetica Neue"/>
                      <w:sz w:val="19"/>
                      <w:szCs w:val="19"/>
                      <w:lang w:val="en-US"/>
                    </w:rPr>
                  </w:rPrChange>
                </w:rPr>
                <w:t>Reference</w:t>
              </w:r>
            </w:ins>
          </w:p>
          <w:p w14:paraId="66AC290A" w14:textId="601BD4C4" w:rsidR="002A3E55" w:rsidRPr="002B4512" w:rsidDel="002B4512" w:rsidRDefault="002B4512" w:rsidP="00CB14EA">
            <w:pPr>
              <w:spacing w:before="195" w:after="195"/>
              <w:ind w:left="720" w:hanging="720"/>
              <w:rPr>
                <w:del w:id="213" w:author="Kushal Khanal" w:date="2026-04-05T17:45:00Z" w16du:dateUtc="2026-04-05T12:00:00Z"/>
                <w:rFonts w:ascii="Arial" w:hAnsi="Arial" w:cs="Arial"/>
                <w:sz w:val="24"/>
                <w:szCs w:val="24"/>
              </w:rPr>
              <w:pPrChange w:id="214" w:author="Kushal Khanal" w:date="2026-04-05T19:13:00Z" w16du:dateUtc="2026-04-05T13:28:00Z">
                <w:pPr/>
              </w:pPrChange>
            </w:pPr>
            <w:ins w:id="215" w:author="Kushal Khanal" w:date="2026-04-05T17:45:00Z" w16du:dateUtc="2026-04-05T12:00:00Z">
              <w:r w:rsidRPr="002B4512">
                <w:rPr>
                  <w:rFonts w:ascii="Arial" w:eastAsia="Helvetica Neue" w:hAnsi="Arial" w:cs="Arial"/>
                  <w:sz w:val="24"/>
                  <w:szCs w:val="24"/>
                  <w:lang w:val="en-US"/>
                  <w:rPrChange w:id="216" w:author="Kushal Khanal" w:date="2026-04-05T17:45:00Z" w16du:dateUtc="2026-04-05T12:00:00Z">
                    <w:rPr>
                      <w:rFonts w:ascii="Helvetica Neue" w:eastAsia="Helvetica Neue" w:hAnsi="Helvetica Neue" w:cs="Helvetica Neue"/>
                      <w:sz w:val="19"/>
                      <w:szCs w:val="19"/>
                      <w:lang w:val="en-US"/>
                    </w:rPr>
                  </w:rPrChange>
                </w:rPr>
                <w:t xml:space="preserve">Sahin, I., </w:t>
              </w:r>
              <w:proofErr w:type="spellStart"/>
              <w:r w:rsidRPr="002B4512">
                <w:rPr>
                  <w:rFonts w:ascii="Arial" w:eastAsia="Helvetica Neue" w:hAnsi="Arial" w:cs="Arial"/>
                  <w:sz w:val="24"/>
                  <w:szCs w:val="24"/>
                  <w:lang w:val="en-US"/>
                  <w:rPrChange w:id="217" w:author="Kushal Khanal" w:date="2026-04-05T17:45:00Z" w16du:dateUtc="2026-04-05T12:00:00Z">
                    <w:rPr>
                      <w:rFonts w:ascii="Helvetica Neue" w:eastAsia="Helvetica Neue" w:hAnsi="Helvetica Neue" w:cs="Helvetica Neue"/>
                      <w:sz w:val="19"/>
                      <w:szCs w:val="19"/>
                      <w:lang w:val="en-US"/>
                    </w:rPr>
                  </w:rPrChange>
                </w:rPr>
                <w:t>Bakiner</w:t>
              </w:r>
              <w:proofErr w:type="spellEnd"/>
              <w:r w:rsidRPr="002B4512">
                <w:rPr>
                  <w:rFonts w:ascii="Arial" w:eastAsia="Helvetica Neue" w:hAnsi="Arial" w:cs="Arial"/>
                  <w:sz w:val="24"/>
                  <w:szCs w:val="24"/>
                  <w:lang w:val="en-US"/>
                  <w:rPrChange w:id="218" w:author="Kushal Khanal" w:date="2026-04-05T17:45:00Z" w16du:dateUtc="2026-04-05T12:00:00Z">
                    <w:rPr>
                      <w:rFonts w:ascii="Helvetica Neue" w:eastAsia="Helvetica Neue" w:hAnsi="Helvetica Neue" w:cs="Helvetica Neue"/>
                      <w:sz w:val="19"/>
                      <w:szCs w:val="19"/>
                      <w:lang w:val="en-US"/>
                    </w:rPr>
                  </w:rPrChange>
                </w:rPr>
                <w:t xml:space="preserve">, O., Demir, T., Sari, R., &amp; Atmaca, A. (2024). Current position of gliclazide and sulfonylureas in the contemporary treatment paradigm for type 2 diabetes: A scoping review. Diabetes Therapy, 15(8), 1687-1716. </w:t>
              </w:r>
            </w:ins>
            <w:ins w:id="219" w:author="Kushal Khanal" w:date="2026-04-05T19:13:00Z" w16du:dateUtc="2026-04-05T13:28:00Z">
              <w:r w:rsidR="00CB14EA">
                <w:rPr>
                  <w:rFonts w:ascii="Arial" w:eastAsia="Helvetica Neue" w:hAnsi="Arial" w:cs="Arial"/>
                  <w:sz w:val="24"/>
                  <w:szCs w:val="24"/>
                  <w:lang w:val="en-US"/>
                </w:rPr>
                <w:br/>
              </w:r>
              <w:r w:rsidR="00CB14EA">
                <w:rPr>
                  <w:rFonts w:ascii="Arial" w:eastAsia="Helvetica Neue" w:hAnsi="Arial" w:cs="Arial"/>
                  <w:sz w:val="24"/>
                  <w:szCs w:val="24"/>
                  <w:lang w:val="en-US"/>
                </w:rPr>
                <w:fldChar w:fldCharType="begin"/>
              </w:r>
              <w:r w:rsidR="00CB14EA">
                <w:rPr>
                  <w:rFonts w:ascii="Arial" w:eastAsia="Helvetica Neue" w:hAnsi="Arial" w:cs="Arial"/>
                  <w:sz w:val="24"/>
                  <w:szCs w:val="24"/>
                  <w:lang w:val="en-US"/>
                </w:rPr>
                <w:instrText>HYPERLINK "</w:instrText>
              </w:r>
            </w:ins>
            <w:ins w:id="220" w:author="Kushal Khanal" w:date="2026-04-05T17:45:00Z" w16du:dateUtc="2026-04-05T12:00:00Z">
              <w:r w:rsidR="00CB14EA" w:rsidRPr="00CB14EA">
                <w:rPr>
                  <w:rFonts w:ascii="Arial" w:eastAsia="Helvetica Neue" w:hAnsi="Arial" w:cs="Arial"/>
                  <w:sz w:val="24"/>
                  <w:szCs w:val="24"/>
                  <w:lang w:val="en-US"/>
                  <w:rPrChange w:id="221" w:author="Kushal Khanal" w:date="2026-04-05T19:13:00Z" w16du:dateUtc="2026-04-05T13:28:00Z">
                    <w:rPr>
                      <w:rStyle w:val="Hyperlink"/>
                      <w:rFonts w:ascii="Helvetica Neue" w:eastAsia="Helvetica Neue" w:hAnsi="Helvetica Neue" w:cs="Helvetica Neue"/>
                      <w:sz w:val="19"/>
                      <w:szCs w:val="19"/>
                      <w:lang w:val="en-US"/>
                    </w:rPr>
                  </w:rPrChange>
                </w:rPr>
                <w:instrText>https://doi.org/10.1007/s13300-024-01612-8</w:instrText>
              </w:r>
            </w:ins>
            <w:ins w:id="222" w:author="Kushal Khanal" w:date="2026-04-05T19:13:00Z" w16du:dateUtc="2026-04-05T13:28:00Z">
              <w:r w:rsidR="00CB14EA">
                <w:rPr>
                  <w:rFonts w:ascii="Arial" w:eastAsia="Helvetica Neue" w:hAnsi="Arial" w:cs="Arial"/>
                  <w:sz w:val="24"/>
                  <w:szCs w:val="24"/>
                  <w:lang w:val="en-US"/>
                </w:rPr>
                <w:instrText>"</w:instrText>
              </w:r>
              <w:r w:rsidR="00CB14EA">
                <w:rPr>
                  <w:rFonts w:ascii="Arial" w:eastAsia="Helvetica Neue" w:hAnsi="Arial" w:cs="Arial"/>
                  <w:sz w:val="24"/>
                  <w:szCs w:val="24"/>
                  <w:lang w:val="en-US"/>
                </w:rPr>
                <w:fldChar w:fldCharType="separate"/>
              </w:r>
            </w:ins>
            <w:ins w:id="223" w:author="Kushal Khanal" w:date="2026-04-05T17:45:00Z" w16du:dateUtc="2026-04-05T12:00:00Z">
              <w:r w:rsidR="00CB14EA" w:rsidRPr="00DB0855">
                <w:rPr>
                  <w:rStyle w:val="Hyperlink"/>
                  <w:rFonts w:ascii="Arial" w:eastAsia="Helvetica Neue" w:hAnsi="Arial" w:cs="Arial"/>
                  <w:sz w:val="24"/>
                  <w:szCs w:val="24"/>
                  <w:lang w:val="en-US"/>
                  <w:rPrChange w:id="224" w:author="Kushal Khanal" w:date="2026-04-05T19:13:00Z" w16du:dateUtc="2026-04-05T13:28:00Z">
                    <w:rPr>
                      <w:rStyle w:val="Hyperlink"/>
                      <w:rFonts w:ascii="Helvetica Neue" w:eastAsia="Helvetica Neue" w:hAnsi="Helvetica Neue" w:cs="Helvetica Neue"/>
                      <w:sz w:val="19"/>
                      <w:szCs w:val="19"/>
                      <w:lang w:val="en-US"/>
                    </w:rPr>
                  </w:rPrChange>
                </w:rPr>
                <w:t>https://doi.org/10.1007/s13300-024-01612-8</w:t>
              </w:r>
            </w:ins>
            <w:ins w:id="225" w:author="Kushal Khanal" w:date="2026-04-05T19:13:00Z" w16du:dateUtc="2026-04-05T13:28:00Z">
              <w:r w:rsidR="00CB14EA">
                <w:rPr>
                  <w:rFonts w:ascii="Arial" w:eastAsia="Helvetica Neue" w:hAnsi="Arial" w:cs="Arial"/>
                  <w:sz w:val="24"/>
                  <w:szCs w:val="24"/>
                  <w:lang w:val="en-US"/>
                </w:rPr>
                <w:fldChar w:fldCharType="end"/>
              </w:r>
            </w:ins>
          </w:p>
          <w:p w14:paraId="75AF558C" w14:textId="77777777" w:rsidR="002A3E55" w:rsidRPr="00CA4A55" w:rsidRDefault="002A3E55" w:rsidP="00CB14EA">
            <w:pPr>
              <w:ind w:left="720" w:hanging="720"/>
              <w:rPr>
                <w:rFonts w:ascii="Arial" w:hAnsi="Arial" w:cs="Arial"/>
                <w:sz w:val="24"/>
                <w:szCs w:val="24"/>
              </w:rPr>
              <w:pPrChange w:id="226" w:author="Kushal Khanal" w:date="2026-04-05T19:13:00Z" w16du:dateUtc="2026-04-05T13:28:00Z">
                <w:pPr/>
              </w:pPrChange>
            </w:pPr>
          </w:p>
        </w:tc>
      </w:tr>
    </w:tbl>
    <w:p w14:paraId="438A555A" w14:textId="77777777" w:rsidR="002A3E55" w:rsidRPr="00CA4A55" w:rsidRDefault="002A3E55" w:rsidP="002A3E55">
      <w:pPr>
        <w:ind w:left="360"/>
        <w:rPr>
          <w:rFonts w:ascii="Arial" w:hAnsi="Arial" w:cs="Arial"/>
          <w:sz w:val="24"/>
          <w:szCs w:val="24"/>
        </w:rPr>
      </w:pPr>
    </w:p>
    <w:p w14:paraId="2CF93A29" w14:textId="7383FEB2" w:rsidR="002A3E55" w:rsidRPr="002B4512" w:rsidRDefault="00BC2C89" w:rsidP="002A3E55">
      <w:pPr>
        <w:pStyle w:val="ListParagraph"/>
        <w:numPr>
          <w:ilvl w:val="0"/>
          <w:numId w:val="41"/>
        </w:numPr>
        <w:spacing w:line="256" w:lineRule="auto"/>
        <w:rPr>
          <w:rFonts w:ascii="Arial" w:eastAsiaTheme="minorHAnsi" w:hAnsi="Arial" w:cs="Arial"/>
          <w:sz w:val="24"/>
          <w:szCs w:val="24"/>
        </w:rPr>
      </w:pPr>
      <w:r w:rsidRPr="002B4512">
        <w:rPr>
          <w:rFonts w:ascii="Arial" w:eastAsiaTheme="minorHAnsi" w:hAnsi="Arial" w:cs="Arial"/>
          <w:sz w:val="24"/>
          <w:szCs w:val="24"/>
        </w:rPr>
        <w:t>Discuss metformin with respect to</w:t>
      </w:r>
      <w:r w:rsidR="005D4F75" w:rsidRPr="002B4512">
        <w:rPr>
          <w:rFonts w:ascii="Arial" w:eastAsiaTheme="minorHAnsi" w:hAnsi="Arial" w:cs="Arial"/>
          <w:sz w:val="24"/>
          <w:szCs w:val="24"/>
        </w:rPr>
        <w:t xml:space="preserve"> </w:t>
      </w:r>
      <w:ins w:id="227" w:author="Kushal Khanal" w:date="2026-04-05T17:46:00Z" w16du:dateUtc="2026-04-05T12:01:00Z">
        <w:r w:rsidR="002B4512" w:rsidRPr="002B4512">
          <w:rPr>
            <w:rFonts w:ascii="Arial" w:eastAsia="Helvetica Neue" w:hAnsi="Arial" w:cs="Arial"/>
            <w:sz w:val="24"/>
            <w:szCs w:val="24"/>
            <w:lang w:val="en-US"/>
            <w:rPrChange w:id="228" w:author="Kushal Khanal" w:date="2026-04-05T17:46:00Z" w16du:dateUtc="2026-04-05T12:01:00Z">
              <w:rPr>
                <w:rFonts w:ascii="Helvetica Neue" w:eastAsia="Helvetica Neue" w:hAnsi="Helvetica Neue" w:cs="Helvetica Neue"/>
                <w:sz w:val="19"/>
                <w:szCs w:val="19"/>
                <w:lang w:val="en-US"/>
              </w:rPr>
            </w:rPrChange>
          </w:rPr>
          <w:t>its mechanisms of action and the most important side effects.</w:t>
        </w:r>
      </w:ins>
      <w:del w:id="229" w:author="Kushal Khanal" w:date="2026-04-05T17:46:00Z" w16du:dateUtc="2026-04-05T12:01:00Z">
        <w:r w:rsidR="001651C3" w:rsidRPr="002B4512" w:rsidDel="002B4512">
          <w:rPr>
            <w:rFonts w:ascii="Arial" w:eastAsiaTheme="minorHAnsi" w:hAnsi="Arial" w:cs="Arial"/>
            <w:sz w:val="24"/>
            <w:szCs w:val="24"/>
          </w:rPr>
          <w:delText>… (4 points)</w:delText>
        </w:r>
      </w:del>
    </w:p>
    <w:tbl>
      <w:tblPr>
        <w:tblStyle w:val="TableGrid"/>
        <w:tblW w:w="0" w:type="auto"/>
        <w:tblInd w:w="360" w:type="dxa"/>
        <w:tblLook w:val="04A0" w:firstRow="1" w:lastRow="0" w:firstColumn="1" w:lastColumn="0" w:noHBand="0" w:noVBand="1"/>
      </w:tblPr>
      <w:tblGrid>
        <w:gridCol w:w="8656"/>
      </w:tblGrid>
      <w:tr w:rsidR="002A3E55" w:rsidRPr="00CA4A55" w14:paraId="12C03677" w14:textId="77777777" w:rsidTr="00145049">
        <w:tc>
          <w:tcPr>
            <w:tcW w:w="9016" w:type="dxa"/>
            <w:tcBorders>
              <w:top w:val="single" w:sz="4" w:space="0" w:color="auto"/>
              <w:left w:val="single" w:sz="4" w:space="0" w:color="auto"/>
              <w:bottom w:val="single" w:sz="4" w:space="0" w:color="auto"/>
              <w:right w:val="single" w:sz="4" w:space="0" w:color="auto"/>
            </w:tcBorders>
          </w:tcPr>
          <w:p w14:paraId="7038EFEA" w14:textId="77777777" w:rsidR="002A3E55" w:rsidRPr="002B4512" w:rsidDel="002B4512" w:rsidRDefault="002A3E55" w:rsidP="00145049">
            <w:pPr>
              <w:rPr>
                <w:del w:id="230" w:author="Kushal Khanal" w:date="2026-04-05T17:46:00Z" w16du:dateUtc="2026-04-05T12:01:00Z"/>
                <w:rFonts w:ascii="Arial" w:hAnsi="Arial" w:cs="Arial"/>
                <w:sz w:val="24"/>
                <w:szCs w:val="24"/>
              </w:rPr>
            </w:pPr>
          </w:p>
          <w:p w14:paraId="0D4104C9" w14:textId="77777777" w:rsidR="002B4512" w:rsidRPr="002B4512" w:rsidRDefault="002B4512" w:rsidP="002B4512">
            <w:pPr>
              <w:spacing w:before="195" w:after="195"/>
              <w:rPr>
                <w:ins w:id="231" w:author="Kushal Khanal" w:date="2026-04-05T17:46:00Z" w16du:dateUtc="2026-04-05T12:01:00Z"/>
                <w:rFonts w:ascii="Arial" w:hAnsi="Arial" w:cs="Arial"/>
                <w:sz w:val="24"/>
                <w:szCs w:val="24"/>
                <w:rPrChange w:id="232" w:author="Kushal Khanal" w:date="2026-04-05T17:46:00Z" w16du:dateUtc="2026-04-05T12:01:00Z">
                  <w:rPr>
                    <w:ins w:id="233" w:author="Kushal Khanal" w:date="2026-04-05T17:46:00Z" w16du:dateUtc="2026-04-05T12:01:00Z"/>
                  </w:rPr>
                </w:rPrChange>
              </w:rPr>
            </w:pPr>
            <w:ins w:id="234" w:author="Kushal Khanal" w:date="2026-04-05T17:46:00Z" w16du:dateUtc="2026-04-05T12:01:00Z">
              <w:r w:rsidRPr="002B4512">
                <w:rPr>
                  <w:rFonts w:ascii="Arial" w:eastAsia="Helvetica Neue" w:hAnsi="Arial" w:cs="Arial"/>
                  <w:sz w:val="24"/>
                  <w:szCs w:val="24"/>
                  <w:lang w:val="en-US"/>
                  <w:rPrChange w:id="235" w:author="Kushal Khanal" w:date="2026-04-05T17:46:00Z" w16du:dateUtc="2026-04-05T12:01:00Z">
                    <w:rPr>
                      <w:rFonts w:ascii="Helvetica Neue" w:eastAsia="Helvetica Neue" w:hAnsi="Helvetica Neue" w:cs="Helvetica Neue"/>
                      <w:sz w:val="19"/>
                      <w:szCs w:val="19"/>
                      <w:lang w:val="en-US"/>
                    </w:rPr>
                  </w:rPrChange>
                </w:rPr>
                <w:t xml:space="preserve">Metformin is a biguanide which functions in </w:t>
              </w:r>
              <w:proofErr w:type="gramStart"/>
              <w:r w:rsidRPr="002B4512">
                <w:rPr>
                  <w:rFonts w:ascii="Arial" w:eastAsia="Helvetica Neue" w:hAnsi="Arial" w:cs="Arial"/>
                  <w:sz w:val="24"/>
                  <w:szCs w:val="24"/>
                  <w:lang w:val="en-US"/>
                  <w:rPrChange w:id="236" w:author="Kushal Khanal" w:date="2026-04-05T17:46:00Z" w16du:dateUtc="2026-04-05T12:01:00Z">
                    <w:rPr>
                      <w:rFonts w:ascii="Helvetica Neue" w:eastAsia="Helvetica Neue" w:hAnsi="Helvetica Neue" w:cs="Helvetica Neue"/>
                      <w:sz w:val="19"/>
                      <w:szCs w:val="19"/>
                      <w:lang w:val="en-US"/>
                    </w:rPr>
                  </w:rPrChange>
                </w:rPr>
                <w:t>a number of</w:t>
              </w:r>
              <w:proofErr w:type="gramEnd"/>
              <w:r w:rsidRPr="002B4512">
                <w:rPr>
                  <w:rFonts w:ascii="Arial" w:eastAsia="Helvetica Neue" w:hAnsi="Arial" w:cs="Arial"/>
                  <w:sz w:val="24"/>
                  <w:szCs w:val="24"/>
                  <w:lang w:val="en-US"/>
                  <w:rPrChange w:id="237" w:author="Kushal Khanal" w:date="2026-04-05T17:46:00Z" w16du:dateUtc="2026-04-05T12:01:00Z">
                    <w:rPr>
                      <w:rFonts w:ascii="Helvetica Neue" w:eastAsia="Helvetica Neue" w:hAnsi="Helvetica Neue" w:cs="Helvetica Neue"/>
                      <w:sz w:val="19"/>
                      <w:szCs w:val="19"/>
                      <w:lang w:val="en-US"/>
                    </w:rPr>
                  </w:rPrChange>
                </w:rPr>
                <w:t xml:space="preserve"> ways. It reduces the liver production of glucose and enhances the uptake of glucose into the muscle and fat tissue. Metformin is a </w:t>
              </w:r>
              <w:proofErr w:type="spellStart"/>
              <w:r w:rsidRPr="002B4512">
                <w:rPr>
                  <w:rFonts w:ascii="Arial" w:eastAsia="Helvetica Neue" w:hAnsi="Arial" w:cs="Arial"/>
                  <w:sz w:val="24"/>
                  <w:szCs w:val="24"/>
                  <w:lang w:val="en-US"/>
                  <w:rPrChange w:id="238" w:author="Kushal Khanal" w:date="2026-04-05T17:46:00Z" w16du:dateUtc="2026-04-05T12:01:00Z">
                    <w:rPr>
                      <w:rFonts w:ascii="Helvetica Neue" w:eastAsia="Helvetica Neue" w:hAnsi="Helvetica Neue" w:cs="Helvetica Neue"/>
                      <w:sz w:val="19"/>
                      <w:szCs w:val="19"/>
                      <w:lang w:val="en-US"/>
                    </w:rPr>
                  </w:rPrChange>
                </w:rPr>
                <w:t>euglycaemic</w:t>
              </w:r>
              <w:proofErr w:type="spellEnd"/>
              <w:r w:rsidRPr="002B4512">
                <w:rPr>
                  <w:rFonts w:ascii="Arial" w:eastAsia="Helvetica Neue" w:hAnsi="Arial" w:cs="Arial"/>
                  <w:sz w:val="24"/>
                  <w:szCs w:val="24"/>
                  <w:lang w:val="en-US"/>
                  <w:rPrChange w:id="239" w:author="Kushal Khanal" w:date="2026-04-05T17:46:00Z" w16du:dateUtc="2026-04-05T12:01:00Z">
                    <w:rPr>
                      <w:rFonts w:ascii="Helvetica Neue" w:eastAsia="Helvetica Neue" w:hAnsi="Helvetica Neue" w:cs="Helvetica Neue"/>
                      <w:sz w:val="19"/>
                      <w:szCs w:val="19"/>
                      <w:lang w:val="en-US"/>
                    </w:rPr>
                  </w:rPrChange>
                </w:rPr>
                <w:t xml:space="preserve"> compound, which does not produce </w:t>
              </w:r>
              <w:proofErr w:type="spellStart"/>
              <w:r w:rsidRPr="002B4512">
                <w:rPr>
                  <w:rFonts w:ascii="Arial" w:eastAsia="Helvetica Neue" w:hAnsi="Arial" w:cs="Arial"/>
                  <w:sz w:val="24"/>
                  <w:szCs w:val="24"/>
                  <w:lang w:val="en-US"/>
                  <w:rPrChange w:id="240" w:author="Kushal Khanal" w:date="2026-04-05T17:46:00Z" w16du:dateUtc="2026-04-05T12:01:00Z">
                    <w:rPr>
                      <w:rFonts w:ascii="Helvetica Neue" w:eastAsia="Helvetica Neue" w:hAnsi="Helvetica Neue" w:cs="Helvetica Neue"/>
                      <w:sz w:val="19"/>
                      <w:szCs w:val="19"/>
                      <w:lang w:val="en-US"/>
                    </w:rPr>
                  </w:rPrChange>
                </w:rPr>
                <w:t>hypoglycaemia</w:t>
              </w:r>
              <w:proofErr w:type="spellEnd"/>
              <w:r w:rsidRPr="002B4512">
                <w:rPr>
                  <w:rFonts w:ascii="Arial" w:eastAsia="Helvetica Neue" w:hAnsi="Arial" w:cs="Arial"/>
                  <w:sz w:val="24"/>
                  <w:szCs w:val="24"/>
                  <w:lang w:val="en-US"/>
                  <w:rPrChange w:id="241" w:author="Kushal Khanal" w:date="2026-04-05T17:46:00Z" w16du:dateUtc="2026-04-05T12:01:00Z">
                    <w:rPr>
                      <w:rFonts w:ascii="Helvetica Neue" w:eastAsia="Helvetica Neue" w:hAnsi="Helvetica Neue" w:cs="Helvetica Neue"/>
                      <w:sz w:val="19"/>
                      <w:szCs w:val="19"/>
                      <w:lang w:val="en-US"/>
                    </w:rPr>
                  </w:rPrChange>
                </w:rPr>
                <w:t xml:space="preserve"> when administered as monotherapy, but </w:t>
              </w:r>
              <w:proofErr w:type="spellStart"/>
              <w:r w:rsidRPr="002B4512">
                <w:rPr>
                  <w:rFonts w:ascii="Arial" w:eastAsia="Helvetica Neue" w:hAnsi="Arial" w:cs="Arial"/>
                  <w:sz w:val="24"/>
                  <w:szCs w:val="24"/>
                  <w:lang w:val="en-US"/>
                  <w:rPrChange w:id="242" w:author="Kushal Khanal" w:date="2026-04-05T17:46:00Z" w16du:dateUtc="2026-04-05T12:01:00Z">
                    <w:rPr>
                      <w:rFonts w:ascii="Helvetica Neue" w:eastAsia="Helvetica Neue" w:hAnsi="Helvetica Neue" w:cs="Helvetica Neue"/>
                      <w:sz w:val="19"/>
                      <w:szCs w:val="19"/>
                      <w:lang w:val="en-US"/>
                    </w:rPr>
                  </w:rPrChange>
                </w:rPr>
                <w:t>normalises</w:t>
              </w:r>
              <w:proofErr w:type="spellEnd"/>
              <w:r w:rsidRPr="002B4512">
                <w:rPr>
                  <w:rFonts w:ascii="Arial" w:eastAsia="Helvetica Neue" w:hAnsi="Arial" w:cs="Arial"/>
                  <w:sz w:val="24"/>
                  <w:szCs w:val="24"/>
                  <w:lang w:val="en-US"/>
                  <w:rPrChange w:id="243" w:author="Kushal Khanal" w:date="2026-04-05T17:46:00Z" w16du:dateUtc="2026-04-05T12:01:00Z">
                    <w:rPr>
                      <w:rFonts w:ascii="Helvetica Neue" w:eastAsia="Helvetica Neue" w:hAnsi="Helvetica Neue" w:cs="Helvetica Neue"/>
                      <w:sz w:val="19"/>
                      <w:szCs w:val="19"/>
                      <w:lang w:val="en-US"/>
                    </w:rPr>
                  </w:rPrChange>
                </w:rPr>
                <w:t xml:space="preserve"> the blood glucose levels. </w:t>
              </w:r>
              <w:proofErr w:type="gramStart"/>
              <w:r w:rsidRPr="002B4512">
                <w:rPr>
                  <w:rFonts w:ascii="Arial" w:eastAsia="Helvetica Neue" w:hAnsi="Arial" w:cs="Arial"/>
                  <w:sz w:val="24"/>
                  <w:szCs w:val="24"/>
                  <w:lang w:val="en-US"/>
                  <w:rPrChange w:id="244" w:author="Kushal Khanal" w:date="2026-04-05T17:46:00Z" w16du:dateUtc="2026-04-05T12:01:00Z">
                    <w:rPr>
                      <w:rFonts w:ascii="Helvetica Neue" w:eastAsia="Helvetica Neue" w:hAnsi="Helvetica Neue" w:cs="Helvetica Neue"/>
                      <w:sz w:val="19"/>
                      <w:szCs w:val="19"/>
                      <w:lang w:val="en-US"/>
                    </w:rPr>
                  </w:rPrChange>
                </w:rPr>
                <w:t>The lactic</w:t>
              </w:r>
              <w:proofErr w:type="gramEnd"/>
              <w:r w:rsidRPr="002B4512">
                <w:rPr>
                  <w:rFonts w:ascii="Arial" w:eastAsia="Helvetica Neue" w:hAnsi="Arial" w:cs="Arial"/>
                  <w:sz w:val="24"/>
                  <w:szCs w:val="24"/>
                  <w:lang w:val="en-US"/>
                  <w:rPrChange w:id="245" w:author="Kushal Khanal" w:date="2026-04-05T17:46:00Z" w16du:dateUtc="2026-04-05T12:01:00Z">
                    <w:rPr>
                      <w:rFonts w:ascii="Helvetica Neue" w:eastAsia="Helvetica Neue" w:hAnsi="Helvetica Neue" w:cs="Helvetica Neue"/>
                      <w:sz w:val="19"/>
                      <w:szCs w:val="19"/>
                      <w:lang w:val="en-US"/>
                    </w:rPr>
                  </w:rPrChange>
                </w:rPr>
                <w:t xml:space="preserve"> acidosis is the most significant side effect of metformin, and it is life threatening but is not common. This risk caused the withdrawal of buformin and phenformin out of </w:t>
              </w:r>
              <w:proofErr w:type="gramStart"/>
              <w:r w:rsidRPr="002B4512">
                <w:rPr>
                  <w:rFonts w:ascii="Arial" w:eastAsia="Helvetica Neue" w:hAnsi="Arial" w:cs="Arial"/>
                  <w:sz w:val="24"/>
                  <w:szCs w:val="24"/>
                  <w:lang w:val="en-US"/>
                  <w:rPrChange w:id="246" w:author="Kushal Khanal" w:date="2026-04-05T17:46:00Z" w16du:dateUtc="2026-04-05T12:01:00Z">
                    <w:rPr>
                      <w:rFonts w:ascii="Helvetica Neue" w:eastAsia="Helvetica Neue" w:hAnsi="Helvetica Neue" w:cs="Helvetica Neue"/>
                      <w:sz w:val="19"/>
                      <w:szCs w:val="19"/>
                      <w:lang w:val="en-US"/>
                    </w:rPr>
                  </w:rPrChange>
                </w:rPr>
                <w:t>the majority of</w:t>
              </w:r>
              <w:proofErr w:type="gramEnd"/>
              <w:r w:rsidRPr="002B4512">
                <w:rPr>
                  <w:rFonts w:ascii="Arial" w:eastAsia="Helvetica Neue" w:hAnsi="Arial" w:cs="Arial"/>
                  <w:sz w:val="24"/>
                  <w:szCs w:val="24"/>
                  <w:lang w:val="en-US"/>
                  <w:rPrChange w:id="247" w:author="Kushal Khanal" w:date="2026-04-05T17:46:00Z" w16du:dateUtc="2026-04-05T12:01:00Z">
                    <w:rPr>
                      <w:rFonts w:ascii="Helvetica Neue" w:eastAsia="Helvetica Neue" w:hAnsi="Helvetica Neue" w:cs="Helvetica Neue"/>
                      <w:sz w:val="19"/>
                      <w:szCs w:val="19"/>
                      <w:lang w:val="en-US"/>
                    </w:rPr>
                  </w:rPrChange>
                </w:rPr>
                <w:t xml:space="preserve"> markets. To prevent lactic acidosis, physicians need to test liver functions, evaluate alcohol intake (excessive drinking needs alternatives to be considered) and kidney functioning through normal creatinine and urea. Widely used side effects </w:t>
              </w:r>
              <w:proofErr w:type="spellStart"/>
              <w:r w:rsidRPr="002B4512">
                <w:rPr>
                  <w:rFonts w:ascii="Arial" w:eastAsia="Helvetica Neue" w:hAnsi="Arial" w:cs="Arial"/>
                  <w:sz w:val="24"/>
                  <w:szCs w:val="24"/>
                  <w:lang w:val="en-US"/>
                  <w:rPrChange w:id="248" w:author="Kushal Khanal" w:date="2026-04-05T17:46:00Z" w16du:dateUtc="2026-04-05T12:01:00Z">
                    <w:rPr>
                      <w:rFonts w:ascii="Helvetica Neue" w:eastAsia="Helvetica Neue" w:hAnsi="Helvetica Neue" w:cs="Helvetica Neue"/>
                      <w:sz w:val="19"/>
                      <w:szCs w:val="19"/>
                      <w:lang w:val="en-US"/>
                    </w:rPr>
                  </w:rPrChange>
                </w:rPr>
                <w:t>diarrhoea</w:t>
              </w:r>
              <w:proofErr w:type="spellEnd"/>
              <w:r w:rsidRPr="002B4512">
                <w:rPr>
                  <w:rFonts w:ascii="Arial" w:eastAsia="Helvetica Neue" w:hAnsi="Arial" w:cs="Arial"/>
                  <w:sz w:val="24"/>
                  <w:szCs w:val="24"/>
                  <w:lang w:val="en-US"/>
                  <w:rPrChange w:id="249" w:author="Kushal Khanal" w:date="2026-04-05T17:46:00Z" w16du:dateUtc="2026-04-05T12:01:00Z">
                    <w:rPr>
                      <w:rFonts w:ascii="Helvetica Neue" w:eastAsia="Helvetica Neue" w:hAnsi="Helvetica Neue" w:cs="Helvetica Neue"/>
                      <w:sz w:val="19"/>
                      <w:szCs w:val="19"/>
                      <w:lang w:val="en-US"/>
                    </w:rPr>
                  </w:rPrChange>
                </w:rPr>
                <w:t xml:space="preserve">, nausea and abdominal pain are common among about 10 percent of the metformin users. </w:t>
              </w:r>
              <w:proofErr w:type="gramStart"/>
              <w:r w:rsidRPr="002B4512">
                <w:rPr>
                  <w:rFonts w:ascii="Arial" w:eastAsia="Helvetica Neue" w:hAnsi="Arial" w:cs="Arial"/>
                  <w:sz w:val="24"/>
                  <w:szCs w:val="24"/>
                  <w:lang w:val="en-US"/>
                  <w:rPrChange w:id="250" w:author="Kushal Khanal" w:date="2026-04-05T17:46:00Z" w16du:dateUtc="2026-04-05T12:01:00Z">
                    <w:rPr>
                      <w:rFonts w:ascii="Helvetica Neue" w:eastAsia="Helvetica Neue" w:hAnsi="Helvetica Neue" w:cs="Helvetica Neue"/>
                      <w:sz w:val="19"/>
                      <w:szCs w:val="19"/>
                      <w:lang w:val="en-US"/>
                    </w:rPr>
                  </w:rPrChange>
                </w:rPr>
                <w:t>The majority of</w:t>
              </w:r>
              <w:proofErr w:type="gramEnd"/>
              <w:r w:rsidRPr="002B4512">
                <w:rPr>
                  <w:rFonts w:ascii="Arial" w:eastAsia="Helvetica Neue" w:hAnsi="Arial" w:cs="Arial"/>
                  <w:sz w:val="24"/>
                  <w:szCs w:val="24"/>
                  <w:lang w:val="en-US"/>
                  <w:rPrChange w:id="251" w:author="Kushal Khanal" w:date="2026-04-05T17:46:00Z" w16du:dateUtc="2026-04-05T12:01:00Z">
                    <w:rPr>
                      <w:rFonts w:ascii="Helvetica Neue" w:eastAsia="Helvetica Neue" w:hAnsi="Helvetica Neue" w:cs="Helvetica Neue"/>
                      <w:sz w:val="19"/>
                      <w:szCs w:val="19"/>
                      <w:lang w:val="en-US"/>
                    </w:rPr>
                  </w:rPrChange>
                </w:rPr>
                <w:t xml:space="preserve"> these side effects on the gastrointestinal tract are reduced in case they are combined with food. In contrast to the sulfonylureas, metformin has minimal or no impact on body weight in type 2 diabetes, although there is some evidence that it may result in weight loss in obesity. Metformin is appropriate in the initial stages of type 2 diabetes and even preventive therapy in </w:t>
              </w:r>
              <w:proofErr w:type="gramStart"/>
              <w:r w:rsidRPr="002B4512">
                <w:rPr>
                  <w:rFonts w:ascii="Arial" w:eastAsia="Helvetica Neue" w:hAnsi="Arial" w:cs="Arial"/>
                  <w:sz w:val="24"/>
                  <w:szCs w:val="24"/>
                  <w:lang w:val="en-US"/>
                  <w:rPrChange w:id="252" w:author="Kushal Khanal" w:date="2026-04-05T17:46:00Z" w16du:dateUtc="2026-04-05T12:01:00Z">
                    <w:rPr>
                      <w:rFonts w:ascii="Helvetica Neue" w:eastAsia="Helvetica Neue" w:hAnsi="Helvetica Neue" w:cs="Helvetica Neue"/>
                      <w:sz w:val="19"/>
                      <w:szCs w:val="19"/>
                      <w:lang w:val="en-US"/>
                    </w:rPr>
                  </w:rPrChange>
                </w:rPr>
                <w:t>diabetes</w:t>
              </w:r>
              <w:proofErr w:type="gramEnd"/>
              <w:r w:rsidRPr="002B4512">
                <w:rPr>
                  <w:rFonts w:ascii="Arial" w:eastAsia="Helvetica Neue" w:hAnsi="Arial" w:cs="Arial"/>
                  <w:sz w:val="24"/>
                  <w:szCs w:val="24"/>
                  <w:lang w:val="en-US"/>
                  <w:rPrChange w:id="253" w:author="Kushal Khanal" w:date="2026-04-05T17:46:00Z" w16du:dateUtc="2026-04-05T12:01:00Z">
                    <w:rPr>
                      <w:rFonts w:ascii="Helvetica Neue" w:eastAsia="Helvetica Neue" w:hAnsi="Helvetica Neue" w:cs="Helvetica Neue"/>
                      <w:sz w:val="19"/>
                      <w:szCs w:val="19"/>
                      <w:lang w:val="en-US"/>
                    </w:rPr>
                  </w:rPrChange>
                </w:rPr>
                <w:t xml:space="preserve"> but diet and exercise treatment is much </w:t>
              </w:r>
              <w:r w:rsidRPr="002B4512">
                <w:rPr>
                  <w:rFonts w:ascii="Arial" w:eastAsia="Helvetica Neue" w:hAnsi="Arial" w:cs="Arial"/>
                  <w:sz w:val="24"/>
                  <w:szCs w:val="24"/>
                  <w:lang w:val="en-US"/>
                  <w:rPrChange w:id="254" w:author="Kushal Khanal" w:date="2026-04-05T17:46:00Z" w16du:dateUtc="2026-04-05T12:01:00Z">
                    <w:rPr>
                      <w:rFonts w:ascii="Helvetica Neue" w:eastAsia="Helvetica Neue" w:hAnsi="Helvetica Neue" w:cs="Helvetica Neue"/>
                      <w:sz w:val="19"/>
                      <w:szCs w:val="19"/>
                      <w:lang w:val="en-US"/>
                    </w:rPr>
                  </w:rPrChange>
                </w:rPr>
                <w:lastRenderedPageBreak/>
                <w:t>more effective than a drug. In 2024, a clinical guideline established that metformin is the first-line pharmacological treatment of diabetes type 2.</w:t>
              </w:r>
            </w:ins>
          </w:p>
          <w:p w14:paraId="12614394" w14:textId="77777777" w:rsidR="002B4512" w:rsidRDefault="002B4512" w:rsidP="002B4512">
            <w:pPr>
              <w:rPr>
                <w:ins w:id="255" w:author="Kushal Khanal" w:date="2026-04-05T17:48:00Z" w16du:dateUtc="2026-04-05T12:03:00Z"/>
                <w:rFonts w:ascii="Arial" w:hAnsi="Arial" w:cs="Arial"/>
                <w:b/>
                <w:bCs/>
                <w:sz w:val="24"/>
                <w:szCs w:val="24"/>
              </w:rPr>
            </w:pPr>
            <w:ins w:id="256" w:author="Kushal Khanal" w:date="2026-04-05T17:46:00Z" w16du:dateUtc="2026-04-05T12:01:00Z">
              <w:r w:rsidRPr="002B4512">
                <w:rPr>
                  <w:rFonts w:ascii="Arial" w:hAnsi="Arial" w:cs="Arial"/>
                  <w:b/>
                  <w:bCs/>
                  <w:sz w:val="24"/>
                  <w:szCs w:val="24"/>
                  <w:rPrChange w:id="257" w:author="Kushal Khanal" w:date="2026-04-05T17:47:00Z" w16du:dateUtc="2026-04-05T12:02:00Z">
                    <w:rPr/>
                  </w:rPrChange>
                </w:rPr>
                <w:t>Reference</w:t>
              </w:r>
            </w:ins>
          </w:p>
          <w:p w14:paraId="7DDFDD61" w14:textId="77777777" w:rsidR="002B4512" w:rsidRPr="002B4512" w:rsidRDefault="002B4512" w:rsidP="002B4512">
            <w:pPr>
              <w:rPr>
                <w:ins w:id="258" w:author="Kushal Khanal" w:date="2026-04-05T17:46:00Z" w16du:dateUtc="2026-04-05T12:01:00Z"/>
                <w:rFonts w:ascii="Arial" w:hAnsi="Arial" w:cs="Arial"/>
                <w:b/>
                <w:bCs/>
                <w:sz w:val="24"/>
                <w:szCs w:val="24"/>
                <w:rPrChange w:id="259" w:author="Kushal Khanal" w:date="2026-04-05T17:47:00Z" w16du:dateUtc="2026-04-05T12:02:00Z">
                  <w:rPr>
                    <w:ins w:id="260" w:author="Kushal Khanal" w:date="2026-04-05T17:46:00Z" w16du:dateUtc="2026-04-05T12:01:00Z"/>
                  </w:rPr>
                </w:rPrChange>
              </w:rPr>
            </w:pPr>
          </w:p>
          <w:p w14:paraId="5358C69D" w14:textId="2BD82265" w:rsidR="002A3E55" w:rsidRPr="00CA4A55" w:rsidDel="002B4512" w:rsidRDefault="002B4512" w:rsidP="00CB14EA">
            <w:pPr>
              <w:spacing w:before="195" w:after="195"/>
              <w:ind w:left="720" w:hanging="720"/>
              <w:rPr>
                <w:del w:id="261" w:author="Kushal Khanal" w:date="2026-04-05T17:47:00Z" w16du:dateUtc="2026-04-05T12:02:00Z"/>
                <w:rFonts w:ascii="Arial" w:hAnsi="Arial" w:cs="Arial"/>
                <w:sz w:val="24"/>
                <w:szCs w:val="24"/>
              </w:rPr>
              <w:pPrChange w:id="262" w:author="Kushal Khanal" w:date="2026-04-05T19:13:00Z" w16du:dateUtc="2026-04-05T13:28:00Z">
                <w:pPr/>
              </w:pPrChange>
            </w:pPr>
            <w:ins w:id="263" w:author="Kushal Khanal" w:date="2026-04-05T17:46:00Z" w16du:dateUtc="2026-04-05T12:01:00Z">
              <w:r w:rsidRPr="002B4512">
                <w:rPr>
                  <w:rFonts w:ascii="Arial" w:eastAsia="Helvetica Neue" w:hAnsi="Arial" w:cs="Arial"/>
                  <w:sz w:val="24"/>
                  <w:szCs w:val="24"/>
                  <w:lang w:val="en-US"/>
                  <w:rPrChange w:id="264" w:author="Kushal Khanal" w:date="2026-04-05T17:46:00Z" w16du:dateUtc="2026-04-05T12:01:00Z">
                    <w:rPr>
                      <w:rFonts w:ascii="Helvetica Neue" w:eastAsia="Helvetica Neue" w:hAnsi="Helvetica Neue" w:cs="Helvetica Neue"/>
                      <w:sz w:val="19"/>
                      <w:szCs w:val="19"/>
                      <w:lang w:val="en-US"/>
                    </w:rPr>
                  </w:rPrChange>
                </w:rPr>
                <w:t xml:space="preserve">American Diabetes Association Professional Practice Committee. (2024). 9. Pharmacologic approaches to glycemic treatment: Standards of care in diabetes—2024. Diabetes Care, 47(Supplement 1), S158-S178. </w:t>
              </w:r>
              <w:r w:rsidRPr="002B4512">
                <w:rPr>
                  <w:rFonts w:ascii="Arial" w:hAnsi="Arial" w:cs="Arial"/>
                  <w:sz w:val="24"/>
                  <w:szCs w:val="24"/>
                  <w:rPrChange w:id="265" w:author="Kushal Khanal" w:date="2026-04-05T17:46:00Z" w16du:dateUtc="2026-04-05T12:01:00Z">
                    <w:rPr/>
                  </w:rPrChange>
                </w:rPr>
                <w:fldChar w:fldCharType="begin"/>
              </w:r>
              <w:r w:rsidRPr="002B4512">
                <w:rPr>
                  <w:rFonts w:ascii="Arial" w:hAnsi="Arial" w:cs="Arial"/>
                  <w:sz w:val="24"/>
                  <w:szCs w:val="24"/>
                  <w:rPrChange w:id="266" w:author="Kushal Khanal" w:date="2026-04-05T17:46:00Z" w16du:dateUtc="2026-04-05T12:01:00Z">
                    <w:rPr/>
                  </w:rPrChange>
                </w:rPr>
                <w:instrText>HYPERLINK "https://doi.org/10.2337/dc24-S009" \h</w:instrText>
              </w:r>
              <w:r w:rsidRPr="002A7CED">
                <w:rPr>
                  <w:rFonts w:ascii="Arial" w:hAnsi="Arial" w:cs="Arial"/>
                  <w:sz w:val="24"/>
                  <w:szCs w:val="24"/>
                </w:rPr>
              </w:r>
              <w:r w:rsidRPr="002B4512">
                <w:rPr>
                  <w:rFonts w:ascii="Arial" w:hAnsi="Arial" w:cs="Arial"/>
                  <w:sz w:val="24"/>
                  <w:szCs w:val="24"/>
                  <w:rPrChange w:id="267" w:author="Kushal Khanal" w:date="2026-04-05T17:46:00Z" w16du:dateUtc="2026-04-05T12:01:00Z">
                    <w:rPr/>
                  </w:rPrChange>
                </w:rPr>
                <w:fldChar w:fldCharType="separate"/>
              </w:r>
              <w:r w:rsidRPr="002B4512">
                <w:rPr>
                  <w:rStyle w:val="Hyperlink"/>
                  <w:rFonts w:ascii="Arial" w:eastAsia="Helvetica Neue" w:hAnsi="Arial" w:cs="Arial"/>
                  <w:sz w:val="24"/>
                  <w:szCs w:val="24"/>
                  <w:lang w:val="en-US"/>
                  <w:rPrChange w:id="268" w:author="Kushal Khanal" w:date="2026-04-05T17:46:00Z" w16du:dateUtc="2026-04-05T12:01:00Z">
                    <w:rPr>
                      <w:rStyle w:val="Hyperlink"/>
                      <w:rFonts w:ascii="Helvetica Neue" w:eastAsia="Helvetica Neue" w:hAnsi="Helvetica Neue" w:cs="Helvetica Neue"/>
                      <w:sz w:val="19"/>
                      <w:szCs w:val="19"/>
                      <w:lang w:val="en-US"/>
                    </w:rPr>
                  </w:rPrChange>
                </w:rPr>
                <w:t>https://doi.org/10.2337/dc24-S009</w:t>
              </w:r>
              <w:r w:rsidRPr="002B4512">
                <w:rPr>
                  <w:rFonts w:ascii="Arial" w:hAnsi="Arial" w:cs="Arial"/>
                  <w:sz w:val="24"/>
                  <w:szCs w:val="24"/>
                  <w:rPrChange w:id="269" w:author="Kushal Khanal" w:date="2026-04-05T17:46:00Z" w16du:dateUtc="2026-04-05T12:01:00Z">
                    <w:rPr/>
                  </w:rPrChange>
                </w:rPr>
                <w:fldChar w:fldCharType="end"/>
              </w:r>
            </w:ins>
          </w:p>
          <w:p w14:paraId="0FC85060" w14:textId="77777777" w:rsidR="002A3E55" w:rsidRPr="00CA4A55" w:rsidRDefault="002A3E55" w:rsidP="00CB14EA">
            <w:pPr>
              <w:ind w:left="720" w:hanging="720"/>
              <w:rPr>
                <w:rFonts w:ascii="Arial" w:hAnsi="Arial" w:cs="Arial"/>
                <w:sz w:val="24"/>
                <w:szCs w:val="24"/>
              </w:rPr>
              <w:pPrChange w:id="270" w:author="Kushal Khanal" w:date="2026-04-05T19:13:00Z" w16du:dateUtc="2026-04-05T13:28:00Z">
                <w:pPr/>
              </w:pPrChange>
            </w:pPr>
          </w:p>
        </w:tc>
      </w:tr>
    </w:tbl>
    <w:p w14:paraId="72F6208F" w14:textId="77777777" w:rsidR="002A3E55" w:rsidRPr="00CA4A55" w:rsidRDefault="002A3E55" w:rsidP="002A3E55">
      <w:pPr>
        <w:ind w:left="360"/>
        <w:rPr>
          <w:rFonts w:ascii="Arial" w:hAnsi="Arial" w:cs="Arial"/>
          <w:sz w:val="24"/>
          <w:szCs w:val="24"/>
        </w:rPr>
      </w:pPr>
    </w:p>
    <w:p w14:paraId="60239AE9" w14:textId="77777777" w:rsidR="009C54E7" w:rsidRDefault="009C54E7" w:rsidP="009C54E7">
      <w:pPr>
        <w:jc w:val="center"/>
        <w:rPr>
          <w:rFonts w:ascii="Arial" w:hAnsi="Arial" w:cs="Arial"/>
          <w:b/>
          <w:sz w:val="24"/>
          <w:szCs w:val="24"/>
        </w:rPr>
      </w:pPr>
    </w:p>
    <w:p w14:paraId="19A4D369" w14:textId="77777777" w:rsidR="005C2383" w:rsidRDefault="005C2383">
      <w:pPr>
        <w:rPr>
          <w:rFonts w:ascii="Arial" w:hAnsi="Arial" w:cs="Arial"/>
          <w:b/>
          <w:sz w:val="24"/>
          <w:szCs w:val="24"/>
        </w:rPr>
      </w:pPr>
      <w:r>
        <w:rPr>
          <w:rFonts w:ascii="Arial" w:hAnsi="Arial" w:cs="Arial"/>
          <w:b/>
          <w:sz w:val="24"/>
          <w:szCs w:val="24"/>
        </w:rPr>
        <w:br w:type="page"/>
      </w:r>
    </w:p>
    <w:p w14:paraId="57A38136" w14:textId="2DC8BBF5" w:rsidR="009C54E7" w:rsidRDefault="009C54E7" w:rsidP="009C54E7">
      <w:pPr>
        <w:jc w:val="center"/>
        <w:rPr>
          <w:rFonts w:ascii="Arial" w:hAnsi="Arial" w:cs="Arial"/>
          <w:b/>
          <w:i/>
          <w:sz w:val="24"/>
          <w:szCs w:val="24"/>
        </w:rPr>
      </w:pPr>
    </w:p>
    <w:p w14:paraId="704EFB27" w14:textId="5C19D35A" w:rsidR="009663EF" w:rsidRDefault="009663EF" w:rsidP="009663EF">
      <w:pPr>
        <w:jc w:val="center"/>
        <w:rPr>
          <w:rFonts w:ascii="Arial" w:hAnsi="Arial" w:cs="Arial"/>
          <w:b/>
          <w:sz w:val="28"/>
          <w:szCs w:val="28"/>
          <w:u w:val="single"/>
        </w:rPr>
      </w:pPr>
      <w:r w:rsidRPr="005C2383">
        <w:rPr>
          <w:rFonts w:ascii="Arial" w:hAnsi="Arial" w:cs="Arial"/>
          <w:b/>
          <w:sz w:val="28"/>
          <w:szCs w:val="28"/>
          <w:u w:val="single"/>
        </w:rPr>
        <w:t xml:space="preserve">Multi-part </w:t>
      </w:r>
      <w:r w:rsidR="00BC631C">
        <w:rPr>
          <w:rFonts w:ascii="Arial" w:hAnsi="Arial" w:cs="Arial"/>
          <w:b/>
          <w:sz w:val="28"/>
          <w:szCs w:val="28"/>
          <w:u w:val="single"/>
        </w:rPr>
        <w:t>T</w:t>
      </w:r>
      <w:r w:rsidRPr="005C2383">
        <w:rPr>
          <w:rFonts w:ascii="Arial" w:hAnsi="Arial" w:cs="Arial"/>
          <w:b/>
          <w:sz w:val="28"/>
          <w:szCs w:val="28"/>
          <w:u w:val="single"/>
        </w:rPr>
        <w:t xml:space="preserve">utorial </w:t>
      </w:r>
      <w:r w:rsidR="00BC631C" w:rsidRPr="003D1A76">
        <w:rPr>
          <w:rFonts w:ascii="Arial" w:hAnsi="Arial" w:cs="Arial"/>
          <w:b/>
          <w:sz w:val="28"/>
          <w:szCs w:val="28"/>
          <w:highlight w:val="yellow"/>
          <w:u w:val="single"/>
        </w:rPr>
        <w:t>Q</w:t>
      </w:r>
      <w:r w:rsidRPr="003D1A76">
        <w:rPr>
          <w:rFonts w:ascii="Arial" w:hAnsi="Arial" w:cs="Arial"/>
          <w:b/>
          <w:sz w:val="28"/>
          <w:szCs w:val="28"/>
          <w:highlight w:val="yellow"/>
          <w:u w:val="single"/>
        </w:rPr>
        <w:t>uestion C</w:t>
      </w:r>
      <w:r>
        <w:rPr>
          <w:rFonts w:ascii="Arial" w:hAnsi="Arial" w:cs="Arial"/>
          <w:b/>
          <w:sz w:val="28"/>
          <w:szCs w:val="28"/>
          <w:u w:val="single"/>
        </w:rPr>
        <w:t xml:space="preserve"> </w:t>
      </w:r>
      <w:r w:rsidR="00F7533E">
        <w:rPr>
          <w:rFonts w:ascii="Arial" w:hAnsi="Arial" w:cs="Arial"/>
          <w:b/>
          <w:sz w:val="28"/>
          <w:szCs w:val="28"/>
          <w:u w:val="single"/>
        </w:rPr>
        <w:t>on Depression and Pain</w:t>
      </w:r>
    </w:p>
    <w:p w14:paraId="21060905" w14:textId="27C4791F" w:rsidR="009663EF" w:rsidRPr="00820CC2" w:rsidRDefault="009663EF" w:rsidP="009663EF">
      <w:pPr>
        <w:jc w:val="center"/>
        <w:rPr>
          <w:rFonts w:ascii="Arial" w:hAnsi="Arial" w:cs="Arial"/>
          <w:b/>
          <w:sz w:val="24"/>
          <w:szCs w:val="24"/>
          <w:u w:val="single"/>
        </w:rPr>
      </w:pPr>
      <w:r w:rsidRPr="00820CC2">
        <w:rPr>
          <w:rFonts w:ascii="Arial" w:hAnsi="Arial" w:cs="Arial"/>
          <w:b/>
          <w:sz w:val="24"/>
          <w:szCs w:val="24"/>
          <w:u w:val="single"/>
        </w:rPr>
        <w:t>(</w:t>
      </w:r>
      <w:r w:rsidR="00BC631C">
        <w:rPr>
          <w:rFonts w:ascii="Arial" w:hAnsi="Arial" w:cs="Arial"/>
          <w:b/>
          <w:sz w:val="24"/>
          <w:szCs w:val="24"/>
          <w:u w:val="single"/>
        </w:rPr>
        <w:t>A</w:t>
      </w:r>
      <w:r w:rsidRPr="00820CC2">
        <w:rPr>
          <w:rFonts w:ascii="Arial" w:hAnsi="Arial" w:cs="Arial"/>
          <w:b/>
          <w:sz w:val="24"/>
          <w:szCs w:val="24"/>
          <w:u w:val="single"/>
        </w:rPr>
        <w:t xml:space="preserve">nswer </w:t>
      </w:r>
      <w:r w:rsidR="00931DB5" w:rsidRPr="00820CC2">
        <w:rPr>
          <w:rFonts w:ascii="Arial" w:hAnsi="Arial" w:cs="Arial"/>
          <w:b/>
          <w:sz w:val="24"/>
          <w:szCs w:val="24"/>
          <w:u w:val="single"/>
        </w:rPr>
        <w:t xml:space="preserve">this </w:t>
      </w:r>
      <w:r w:rsidRPr="00820CC2">
        <w:rPr>
          <w:rFonts w:ascii="Arial" w:hAnsi="Arial" w:cs="Arial"/>
          <w:b/>
          <w:sz w:val="24"/>
          <w:szCs w:val="24"/>
          <w:u w:val="single"/>
        </w:rPr>
        <w:t>Question</w:t>
      </w:r>
      <w:r w:rsidR="00931DB5" w:rsidRPr="00820CC2">
        <w:rPr>
          <w:rFonts w:ascii="Arial" w:hAnsi="Arial" w:cs="Arial"/>
          <w:b/>
          <w:sz w:val="24"/>
          <w:szCs w:val="24"/>
          <w:u w:val="single"/>
        </w:rPr>
        <w:t xml:space="preserve"> </w:t>
      </w:r>
      <w:r w:rsidR="00DA4515" w:rsidRPr="00820CC2">
        <w:rPr>
          <w:rFonts w:ascii="Arial" w:hAnsi="Arial" w:cs="Arial"/>
          <w:b/>
          <w:sz w:val="24"/>
          <w:szCs w:val="24"/>
          <w:u w:val="single"/>
        </w:rPr>
        <w:t>(</w:t>
      </w:r>
      <w:r w:rsidR="00931DB5" w:rsidRPr="00820CC2">
        <w:rPr>
          <w:rFonts w:ascii="Arial" w:hAnsi="Arial" w:cs="Arial"/>
          <w:b/>
          <w:sz w:val="24"/>
          <w:szCs w:val="24"/>
          <w:u w:val="single"/>
        </w:rPr>
        <w:t>C</w:t>
      </w:r>
      <w:r w:rsidR="00DA4515" w:rsidRPr="00820CC2">
        <w:rPr>
          <w:rFonts w:ascii="Arial" w:hAnsi="Arial" w:cs="Arial"/>
          <w:b/>
          <w:sz w:val="24"/>
          <w:szCs w:val="24"/>
          <w:u w:val="single"/>
        </w:rPr>
        <w:t>)</w:t>
      </w:r>
      <w:r w:rsidRPr="00820CC2">
        <w:rPr>
          <w:rFonts w:ascii="Arial" w:hAnsi="Arial" w:cs="Arial"/>
          <w:b/>
          <w:sz w:val="24"/>
          <w:szCs w:val="24"/>
          <w:u w:val="single"/>
        </w:rPr>
        <w:t xml:space="preserve"> OR </w:t>
      </w:r>
      <w:r w:rsidR="00DA4515" w:rsidRPr="00820CC2">
        <w:rPr>
          <w:rFonts w:ascii="Arial" w:hAnsi="Arial" w:cs="Arial"/>
          <w:b/>
          <w:sz w:val="24"/>
          <w:szCs w:val="24"/>
          <w:u w:val="single"/>
        </w:rPr>
        <w:t>A,</w:t>
      </w:r>
      <w:r w:rsidRPr="00820CC2">
        <w:rPr>
          <w:rFonts w:ascii="Arial" w:hAnsi="Arial" w:cs="Arial"/>
          <w:b/>
          <w:sz w:val="24"/>
          <w:szCs w:val="24"/>
          <w:u w:val="single"/>
        </w:rPr>
        <w:t xml:space="preserve"> not both). </w:t>
      </w:r>
    </w:p>
    <w:p w14:paraId="3D5BA411" w14:textId="77777777" w:rsidR="00820CC2" w:rsidRDefault="00820CC2" w:rsidP="00820CC2">
      <w:pPr>
        <w:spacing w:before="100" w:beforeAutospacing="1" w:after="100" w:afterAutospacing="1" w:line="240" w:lineRule="auto"/>
        <w:jc w:val="center"/>
        <w:rPr>
          <w:rFonts w:ascii="Arial" w:eastAsia="Times New Roman" w:hAnsi="Arial" w:cs="Arial"/>
          <w:b/>
          <w:bCs/>
          <w:color w:val="000000"/>
          <w:sz w:val="24"/>
          <w:szCs w:val="24"/>
          <w:lang w:eastAsia="en-AU"/>
        </w:rPr>
      </w:pPr>
    </w:p>
    <w:p w14:paraId="17368F49" w14:textId="25FD9F6B" w:rsidR="00820CC2" w:rsidRDefault="00820CC2" w:rsidP="00820CC2">
      <w:pPr>
        <w:spacing w:before="100" w:beforeAutospacing="1" w:after="100" w:afterAutospacing="1" w:line="240" w:lineRule="auto"/>
        <w:jc w:val="center"/>
        <w:rPr>
          <w:rFonts w:ascii="Arial" w:eastAsia="Times New Roman" w:hAnsi="Arial" w:cs="Arial"/>
          <w:b/>
          <w:bCs/>
          <w:color w:val="000000"/>
          <w:sz w:val="24"/>
          <w:szCs w:val="24"/>
          <w:lang w:eastAsia="en-AU"/>
        </w:rPr>
      </w:pPr>
      <w:r>
        <w:rPr>
          <w:rFonts w:ascii="Arial" w:eastAsia="Times New Roman" w:hAnsi="Arial" w:cs="Arial"/>
          <w:b/>
          <w:bCs/>
          <w:color w:val="000000"/>
          <w:sz w:val="24"/>
          <w:szCs w:val="24"/>
          <w:lang w:eastAsia="en-AU"/>
        </w:rPr>
        <w:t xml:space="preserve">Make sure that you have read the Assessment 2 Brief and the important </w:t>
      </w:r>
      <w:r w:rsidR="00C61B32">
        <w:rPr>
          <w:rFonts w:ascii="Arial" w:eastAsia="Times New Roman" w:hAnsi="Arial" w:cs="Arial"/>
          <w:b/>
          <w:bCs/>
          <w:color w:val="000000"/>
          <w:sz w:val="24"/>
          <w:szCs w:val="24"/>
          <w:lang w:eastAsia="en-AU"/>
        </w:rPr>
        <w:t>reminders at</w:t>
      </w:r>
      <w:r>
        <w:rPr>
          <w:rFonts w:ascii="Arial" w:eastAsia="Times New Roman" w:hAnsi="Arial" w:cs="Arial"/>
          <w:b/>
          <w:bCs/>
          <w:color w:val="000000"/>
          <w:sz w:val="24"/>
          <w:szCs w:val="24"/>
          <w:lang w:eastAsia="en-AU"/>
        </w:rPr>
        <w:t xml:space="preserve"> the beginning of this workbook!</w:t>
      </w:r>
    </w:p>
    <w:p w14:paraId="055FB1E8" w14:textId="335B29B1" w:rsidR="009C54E7" w:rsidRPr="00CA4A55" w:rsidRDefault="009C54E7" w:rsidP="009C54E7">
      <w:pPr>
        <w:spacing w:before="100" w:beforeAutospacing="1" w:after="100" w:afterAutospacing="1" w:line="240" w:lineRule="auto"/>
        <w:jc w:val="center"/>
        <w:rPr>
          <w:rFonts w:ascii="Arial" w:eastAsia="Times New Roman" w:hAnsi="Arial" w:cs="Arial"/>
          <w:sz w:val="24"/>
          <w:szCs w:val="24"/>
          <w:lang w:eastAsia="en-AU"/>
        </w:rPr>
      </w:pPr>
    </w:p>
    <w:p w14:paraId="4338B52C" w14:textId="53968FE2" w:rsidR="009C54E7" w:rsidRPr="00CA4A55" w:rsidRDefault="003931C5" w:rsidP="009C54E7">
      <w:pPr>
        <w:pStyle w:val="ListParagraph"/>
        <w:numPr>
          <w:ilvl w:val="0"/>
          <w:numId w:val="42"/>
        </w:numPr>
        <w:spacing w:line="256" w:lineRule="auto"/>
        <w:rPr>
          <w:rFonts w:ascii="Arial" w:eastAsiaTheme="minorHAnsi" w:hAnsi="Arial" w:cs="Arial"/>
          <w:sz w:val="24"/>
          <w:szCs w:val="24"/>
        </w:rPr>
      </w:pPr>
      <w:r>
        <w:rPr>
          <w:rFonts w:ascii="Arial" w:eastAsiaTheme="minorHAnsi" w:hAnsi="Arial" w:cs="Arial"/>
          <w:sz w:val="24"/>
          <w:szCs w:val="24"/>
        </w:rPr>
        <w:t>Using amitriptyline as an example</w:t>
      </w:r>
      <w:r w:rsidR="00A97FA4">
        <w:rPr>
          <w:rFonts w:ascii="Arial" w:eastAsiaTheme="minorHAnsi" w:hAnsi="Arial" w:cs="Arial"/>
          <w:sz w:val="24"/>
          <w:szCs w:val="24"/>
        </w:rPr>
        <w:t xml:space="preserve"> </w:t>
      </w:r>
      <w:r>
        <w:rPr>
          <w:rFonts w:ascii="Arial" w:eastAsiaTheme="minorHAnsi" w:hAnsi="Arial" w:cs="Arial"/>
          <w:sz w:val="24"/>
          <w:szCs w:val="24"/>
        </w:rPr>
        <w:t xml:space="preserve">… </w:t>
      </w:r>
      <w:r w:rsidR="009C54E7" w:rsidRPr="00CA4A55">
        <w:rPr>
          <w:rFonts w:ascii="Arial" w:eastAsiaTheme="minorHAnsi" w:hAnsi="Arial" w:cs="Arial"/>
          <w:sz w:val="24"/>
          <w:szCs w:val="24"/>
        </w:rPr>
        <w:t>(</w:t>
      </w:r>
      <w:r>
        <w:rPr>
          <w:rFonts w:ascii="Arial" w:eastAsiaTheme="minorHAnsi" w:hAnsi="Arial" w:cs="Arial"/>
          <w:sz w:val="24"/>
          <w:szCs w:val="24"/>
        </w:rPr>
        <w:t xml:space="preserve">5 points; </w:t>
      </w:r>
      <w:r w:rsidR="009C54E7">
        <w:rPr>
          <w:rFonts w:ascii="Arial" w:eastAsiaTheme="minorHAnsi" w:hAnsi="Arial" w:cs="Arial"/>
          <w:sz w:val="24"/>
          <w:szCs w:val="24"/>
        </w:rPr>
        <w:t>P</w:t>
      </w:r>
      <w:r w:rsidR="009C54E7" w:rsidRPr="00CA4A55">
        <w:rPr>
          <w:rFonts w:ascii="Arial" w:eastAsiaTheme="minorHAnsi" w:hAnsi="Arial" w:cs="Arial"/>
          <w:sz w:val="24"/>
          <w:szCs w:val="24"/>
        </w:rPr>
        <w:t xml:space="preserve">lace </w:t>
      </w:r>
      <w:r w:rsidR="00157E69">
        <w:rPr>
          <w:rFonts w:ascii="Arial" w:eastAsiaTheme="minorHAnsi" w:hAnsi="Arial" w:cs="Arial"/>
          <w:sz w:val="24"/>
          <w:szCs w:val="24"/>
        </w:rPr>
        <w:t xml:space="preserve">the remaining portion of the first </w:t>
      </w:r>
      <w:r w:rsidR="009C54E7">
        <w:rPr>
          <w:rFonts w:ascii="Arial" w:eastAsiaTheme="minorHAnsi" w:hAnsi="Arial" w:cs="Arial"/>
          <w:sz w:val="24"/>
          <w:szCs w:val="24"/>
        </w:rPr>
        <w:t xml:space="preserve">question </w:t>
      </w:r>
      <w:r w:rsidR="00FE3172">
        <w:rPr>
          <w:rFonts w:ascii="Arial" w:eastAsiaTheme="minorHAnsi" w:hAnsi="Arial" w:cs="Arial"/>
          <w:sz w:val="24"/>
          <w:szCs w:val="24"/>
        </w:rPr>
        <w:t xml:space="preserve">from the </w:t>
      </w:r>
      <w:r w:rsidR="00BC578F">
        <w:rPr>
          <w:rFonts w:ascii="Arial" w:eastAsiaTheme="minorHAnsi" w:hAnsi="Arial" w:cs="Arial"/>
          <w:sz w:val="24"/>
          <w:szCs w:val="24"/>
        </w:rPr>
        <w:t xml:space="preserve">Week 5 </w:t>
      </w:r>
      <w:r w:rsidR="00FE3172">
        <w:rPr>
          <w:rFonts w:ascii="Arial" w:eastAsiaTheme="minorHAnsi" w:hAnsi="Arial" w:cs="Arial"/>
          <w:sz w:val="24"/>
          <w:szCs w:val="24"/>
        </w:rPr>
        <w:t>Antidepressant/Analgesic</w:t>
      </w:r>
      <w:r w:rsidR="009C54E7">
        <w:rPr>
          <w:rFonts w:ascii="Arial" w:eastAsiaTheme="minorHAnsi" w:hAnsi="Arial" w:cs="Arial"/>
          <w:sz w:val="24"/>
          <w:szCs w:val="24"/>
        </w:rPr>
        <w:t xml:space="preserve"> Tutorial (or the associated video series) </w:t>
      </w:r>
      <w:r w:rsidR="009C54E7" w:rsidRPr="00CA4A55">
        <w:rPr>
          <w:rFonts w:ascii="Arial" w:eastAsiaTheme="minorHAnsi" w:hAnsi="Arial" w:cs="Arial"/>
          <w:sz w:val="24"/>
          <w:szCs w:val="24"/>
        </w:rPr>
        <w:t>here</w:t>
      </w:r>
      <w:r w:rsidR="009C54E7">
        <w:rPr>
          <w:rFonts w:ascii="Arial" w:eastAsiaTheme="minorHAnsi" w:hAnsi="Arial" w:cs="Arial"/>
          <w:sz w:val="24"/>
          <w:szCs w:val="24"/>
        </w:rPr>
        <w:t>. Make sure that your answer</w:t>
      </w:r>
      <w:r w:rsidR="00BC578F">
        <w:rPr>
          <w:rFonts w:ascii="Arial" w:eastAsiaTheme="minorHAnsi" w:hAnsi="Arial" w:cs="Arial"/>
          <w:sz w:val="24"/>
          <w:szCs w:val="24"/>
        </w:rPr>
        <w:t>s</w:t>
      </w:r>
      <w:r w:rsidR="009C54E7">
        <w:rPr>
          <w:rFonts w:ascii="Arial" w:eastAsiaTheme="minorHAnsi" w:hAnsi="Arial" w:cs="Arial"/>
          <w:sz w:val="24"/>
          <w:szCs w:val="24"/>
        </w:rPr>
        <w:t xml:space="preserve"> to all </w:t>
      </w:r>
      <w:r w:rsidR="00FE3172">
        <w:rPr>
          <w:rFonts w:ascii="Arial" w:eastAsiaTheme="minorHAnsi" w:hAnsi="Arial" w:cs="Arial"/>
          <w:sz w:val="24"/>
          <w:szCs w:val="24"/>
        </w:rPr>
        <w:t>3</w:t>
      </w:r>
      <w:r w:rsidR="009C54E7">
        <w:rPr>
          <w:rFonts w:ascii="Arial" w:eastAsiaTheme="minorHAnsi" w:hAnsi="Arial" w:cs="Arial"/>
          <w:sz w:val="24"/>
          <w:szCs w:val="24"/>
        </w:rPr>
        <w:t xml:space="preserve"> </w:t>
      </w:r>
      <w:r w:rsidR="00411666">
        <w:rPr>
          <w:rFonts w:ascii="Arial" w:eastAsiaTheme="minorHAnsi" w:hAnsi="Arial" w:cs="Arial"/>
          <w:sz w:val="24"/>
          <w:szCs w:val="24"/>
        </w:rPr>
        <w:t>sub-</w:t>
      </w:r>
      <w:r w:rsidR="009C54E7">
        <w:rPr>
          <w:rFonts w:ascii="Arial" w:eastAsiaTheme="minorHAnsi" w:hAnsi="Arial" w:cs="Arial"/>
          <w:sz w:val="24"/>
          <w:szCs w:val="24"/>
        </w:rPr>
        <w:t xml:space="preserve">questions combined </w:t>
      </w:r>
      <w:r w:rsidR="00BC578F">
        <w:rPr>
          <w:rFonts w:ascii="Arial" w:eastAsiaTheme="minorHAnsi" w:hAnsi="Arial" w:cs="Arial"/>
          <w:sz w:val="24"/>
          <w:szCs w:val="24"/>
        </w:rPr>
        <w:t>do not exceed 6</w:t>
      </w:r>
      <w:r w:rsidR="009C54E7">
        <w:rPr>
          <w:rFonts w:ascii="Arial" w:eastAsiaTheme="minorHAnsi" w:hAnsi="Arial" w:cs="Arial"/>
          <w:sz w:val="24"/>
          <w:szCs w:val="24"/>
        </w:rPr>
        <w:t>00 words plus 10%)</w:t>
      </w:r>
    </w:p>
    <w:tbl>
      <w:tblPr>
        <w:tblStyle w:val="TableGrid"/>
        <w:tblW w:w="0" w:type="auto"/>
        <w:tblInd w:w="360" w:type="dxa"/>
        <w:tblLook w:val="04A0" w:firstRow="1" w:lastRow="0" w:firstColumn="1" w:lastColumn="0" w:noHBand="0" w:noVBand="1"/>
      </w:tblPr>
      <w:tblGrid>
        <w:gridCol w:w="8656"/>
      </w:tblGrid>
      <w:tr w:rsidR="009C54E7" w:rsidRPr="00CA4A55" w14:paraId="1F6AE234" w14:textId="77777777" w:rsidTr="00145049">
        <w:tc>
          <w:tcPr>
            <w:tcW w:w="9016" w:type="dxa"/>
            <w:tcBorders>
              <w:top w:val="single" w:sz="4" w:space="0" w:color="auto"/>
              <w:left w:val="single" w:sz="4" w:space="0" w:color="auto"/>
              <w:bottom w:val="single" w:sz="4" w:space="0" w:color="auto"/>
              <w:right w:val="single" w:sz="4" w:space="0" w:color="auto"/>
            </w:tcBorders>
          </w:tcPr>
          <w:p w14:paraId="718B330C" w14:textId="77777777" w:rsidR="009C54E7" w:rsidRPr="00CA4A55" w:rsidRDefault="009C54E7" w:rsidP="00145049">
            <w:pPr>
              <w:rPr>
                <w:rFonts w:ascii="Arial" w:hAnsi="Arial" w:cs="Arial"/>
                <w:sz w:val="24"/>
                <w:szCs w:val="24"/>
              </w:rPr>
            </w:pPr>
            <w:r>
              <w:rPr>
                <w:rFonts w:ascii="Arial" w:hAnsi="Arial" w:cs="Arial"/>
                <w:sz w:val="24"/>
                <w:szCs w:val="24"/>
              </w:rPr>
              <w:t>Type your answer in the box</w:t>
            </w:r>
          </w:p>
          <w:p w14:paraId="043239F1" w14:textId="77777777" w:rsidR="009C54E7" w:rsidRPr="00CA4A55" w:rsidRDefault="009C54E7" w:rsidP="00145049">
            <w:pPr>
              <w:rPr>
                <w:rFonts w:ascii="Arial" w:hAnsi="Arial" w:cs="Arial"/>
                <w:sz w:val="24"/>
                <w:szCs w:val="24"/>
              </w:rPr>
            </w:pPr>
          </w:p>
          <w:p w14:paraId="15E5794B" w14:textId="77777777" w:rsidR="009C54E7" w:rsidRPr="00CA4A55" w:rsidRDefault="009C54E7" w:rsidP="00145049">
            <w:pPr>
              <w:rPr>
                <w:rFonts w:ascii="Arial" w:hAnsi="Arial" w:cs="Arial"/>
                <w:sz w:val="24"/>
                <w:szCs w:val="24"/>
              </w:rPr>
            </w:pPr>
          </w:p>
        </w:tc>
      </w:tr>
    </w:tbl>
    <w:p w14:paraId="6274A1F5" w14:textId="77777777" w:rsidR="009C54E7" w:rsidRPr="00CA4A55" w:rsidRDefault="009C54E7" w:rsidP="009C54E7">
      <w:pPr>
        <w:ind w:left="360"/>
        <w:rPr>
          <w:rFonts w:ascii="Arial" w:hAnsi="Arial" w:cs="Arial"/>
          <w:sz w:val="24"/>
          <w:szCs w:val="24"/>
        </w:rPr>
      </w:pPr>
    </w:p>
    <w:p w14:paraId="2F760F45" w14:textId="0766273E" w:rsidR="009C54E7" w:rsidRPr="00CA4A55" w:rsidRDefault="00FE3172" w:rsidP="009C54E7">
      <w:pPr>
        <w:pStyle w:val="ListParagraph"/>
        <w:numPr>
          <w:ilvl w:val="0"/>
          <w:numId w:val="42"/>
        </w:numPr>
        <w:spacing w:line="256" w:lineRule="auto"/>
        <w:rPr>
          <w:rFonts w:ascii="Arial" w:eastAsiaTheme="minorHAnsi" w:hAnsi="Arial" w:cs="Arial"/>
          <w:sz w:val="24"/>
          <w:szCs w:val="24"/>
        </w:rPr>
      </w:pPr>
      <w:r>
        <w:rPr>
          <w:rFonts w:ascii="Arial" w:eastAsiaTheme="minorHAnsi" w:hAnsi="Arial" w:cs="Arial"/>
          <w:sz w:val="24"/>
          <w:szCs w:val="24"/>
        </w:rPr>
        <w:t>Amitriptyline and other… (</w:t>
      </w:r>
      <w:r w:rsidR="0075355B">
        <w:rPr>
          <w:rFonts w:ascii="Arial" w:eastAsiaTheme="minorHAnsi" w:hAnsi="Arial" w:cs="Arial"/>
          <w:sz w:val="24"/>
          <w:szCs w:val="24"/>
        </w:rPr>
        <w:t>4</w:t>
      </w:r>
      <w:r>
        <w:rPr>
          <w:rFonts w:ascii="Arial" w:eastAsiaTheme="minorHAnsi" w:hAnsi="Arial" w:cs="Arial"/>
          <w:sz w:val="24"/>
          <w:szCs w:val="24"/>
        </w:rPr>
        <w:t xml:space="preserve"> points)</w:t>
      </w:r>
    </w:p>
    <w:tbl>
      <w:tblPr>
        <w:tblStyle w:val="TableGrid"/>
        <w:tblW w:w="0" w:type="auto"/>
        <w:tblInd w:w="360" w:type="dxa"/>
        <w:tblLook w:val="04A0" w:firstRow="1" w:lastRow="0" w:firstColumn="1" w:lastColumn="0" w:noHBand="0" w:noVBand="1"/>
      </w:tblPr>
      <w:tblGrid>
        <w:gridCol w:w="8656"/>
      </w:tblGrid>
      <w:tr w:rsidR="009C54E7" w:rsidRPr="00CA4A55" w14:paraId="44378021" w14:textId="77777777" w:rsidTr="00145049">
        <w:tc>
          <w:tcPr>
            <w:tcW w:w="8656" w:type="dxa"/>
            <w:tcBorders>
              <w:top w:val="single" w:sz="4" w:space="0" w:color="auto"/>
              <w:left w:val="single" w:sz="4" w:space="0" w:color="auto"/>
              <w:bottom w:val="single" w:sz="4" w:space="0" w:color="auto"/>
              <w:right w:val="single" w:sz="4" w:space="0" w:color="auto"/>
            </w:tcBorders>
          </w:tcPr>
          <w:p w14:paraId="5F3486AF" w14:textId="77777777" w:rsidR="009C54E7" w:rsidRPr="00CA4A55" w:rsidRDefault="009C54E7" w:rsidP="00145049">
            <w:pPr>
              <w:rPr>
                <w:rFonts w:ascii="Arial" w:hAnsi="Arial" w:cs="Arial"/>
                <w:sz w:val="24"/>
                <w:szCs w:val="24"/>
              </w:rPr>
            </w:pPr>
            <w:r>
              <w:rPr>
                <w:rFonts w:ascii="Arial" w:hAnsi="Arial" w:cs="Arial"/>
                <w:sz w:val="24"/>
                <w:szCs w:val="24"/>
              </w:rPr>
              <w:t>Type your answer in the box</w:t>
            </w:r>
          </w:p>
          <w:p w14:paraId="7D1FBF63" w14:textId="77777777" w:rsidR="009C54E7" w:rsidRPr="00CA4A55" w:rsidRDefault="009C54E7" w:rsidP="00145049">
            <w:pPr>
              <w:rPr>
                <w:rFonts w:ascii="Arial" w:hAnsi="Arial" w:cs="Arial"/>
                <w:sz w:val="24"/>
                <w:szCs w:val="24"/>
              </w:rPr>
            </w:pPr>
          </w:p>
          <w:p w14:paraId="45FE34AC" w14:textId="77777777" w:rsidR="009C54E7" w:rsidRPr="00CA4A55" w:rsidRDefault="009C54E7" w:rsidP="00145049">
            <w:pPr>
              <w:rPr>
                <w:rFonts w:ascii="Arial" w:hAnsi="Arial" w:cs="Arial"/>
                <w:sz w:val="24"/>
                <w:szCs w:val="24"/>
              </w:rPr>
            </w:pPr>
          </w:p>
        </w:tc>
      </w:tr>
    </w:tbl>
    <w:p w14:paraId="203B3D12" w14:textId="77777777" w:rsidR="009C54E7" w:rsidRPr="00CA4A55" w:rsidRDefault="009C54E7" w:rsidP="009C54E7">
      <w:pPr>
        <w:ind w:left="360"/>
        <w:rPr>
          <w:rFonts w:ascii="Arial" w:hAnsi="Arial" w:cs="Arial"/>
          <w:sz w:val="24"/>
          <w:szCs w:val="24"/>
        </w:rPr>
      </w:pPr>
    </w:p>
    <w:p w14:paraId="1BA28F2B" w14:textId="08E314FF" w:rsidR="009C54E7" w:rsidRPr="00CA4A55" w:rsidRDefault="0028264A" w:rsidP="009C54E7">
      <w:pPr>
        <w:pStyle w:val="ListParagraph"/>
        <w:numPr>
          <w:ilvl w:val="0"/>
          <w:numId w:val="42"/>
        </w:numPr>
        <w:spacing w:line="256" w:lineRule="auto"/>
        <w:rPr>
          <w:rFonts w:ascii="Arial" w:eastAsiaTheme="minorHAnsi" w:hAnsi="Arial" w:cs="Arial"/>
          <w:sz w:val="24"/>
          <w:szCs w:val="24"/>
        </w:rPr>
      </w:pPr>
      <w:r>
        <w:rPr>
          <w:rFonts w:ascii="Arial" w:eastAsiaTheme="minorHAnsi" w:hAnsi="Arial" w:cs="Arial"/>
          <w:sz w:val="24"/>
          <w:szCs w:val="24"/>
        </w:rPr>
        <w:t>Using the opioid</w:t>
      </w:r>
      <w:r w:rsidR="00FE3172">
        <w:rPr>
          <w:rFonts w:ascii="Arial" w:eastAsiaTheme="minorHAnsi" w:hAnsi="Arial" w:cs="Arial"/>
          <w:sz w:val="24"/>
          <w:szCs w:val="24"/>
        </w:rPr>
        <w:t>… (</w:t>
      </w:r>
      <w:r w:rsidR="0075355B">
        <w:rPr>
          <w:rFonts w:ascii="Arial" w:eastAsiaTheme="minorHAnsi" w:hAnsi="Arial" w:cs="Arial"/>
          <w:sz w:val="24"/>
          <w:szCs w:val="24"/>
        </w:rPr>
        <w:t>6</w:t>
      </w:r>
      <w:r w:rsidR="00FE3172">
        <w:rPr>
          <w:rFonts w:ascii="Arial" w:eastAsiaTheme="minorHAnsi" w:hAnsi="Arial" w:cs="Arial"/>
          <w:sz w:val="24"/>
          <w:szCs w:val="24"/>
        </w:rPr>
        <w:t xml:space="preserve"> points)</w:t>
      </w:r>
    </w:p>
    <w:tbl>
      <w:tblPr>
        <w:tblStyle w:val="TableGrid"/>
        <w:tblW w:w="0" w:type="auto"/>
        <w:tblInd w:w="360" w:type="dxa"/>
        <w:tblLook w:val="04A0" w:firstRow="1" w:lastRow="0" w:firstColumn="1" w:lastColumn="0" w:noHBand="0" w:noVBand="1"/>
      </w:tblPr>
      <w:tblGrid>
        <w:gridCol w:w="8656"/>
      </w:tblGrid>
      <w:tr w:rsidR="009C54E7" w:rsidRPr="00CA4A55" w14:paraId="67575BB3" w14:textId="77777777" w:rsidTr="00145049">
        <w:tc>
          <w:tcPr>
            <w:tcW w:w="9016" w:type="dxa"/>
            <w:tcBorders>
              <w:top w:val="single" w:sz="4" w:space="0" w:color="auto"/>
              <w:left w:val="single" w:sz="4" w:space="0" w:color="auto"/>
              <w:bottom w:val="single" w:sz="4" w:space="0" w:color="auto"/>
              <w:right w:val="single" w:sz="4" w:space="0" w:color="auto"/>
            </w:tcBorders>
          </w:tcPr>
          <w:p w14:paraId="465B1DDE" w14:textId="77777777" w:rsidR="009C54E7" w:rsidRPr="00CA4A55" w:rsidRDefault="009C54E7" w:rsidP="00145049">
            <w:pPr>
              <w:rPr>
                <w:rFonts w:ascii="Arial" w:hAnsi="Arial" w:cs="Arial"/>
                <w:sz w:val="24"/>
                <w:szCs w:val="24"/>
              </w:rPr>
            </w:pPr>
          </w:p>
          <w:p w14:paraId="30959ECC" w14:textId="77777777" w:rsidR="009C54E7" w:rsidRPr="00CA4A55" w:rsidRDefault="009C54E7" w:rsidP="00145049">
            <w:pPr>
              <w:rPr>
                <w:rFonts w:ascii="Arial" w:hAnsi="Arial" w:cs="Arial"/>
                <w:sz w:val="24"/>
                <w:szCs w:val="24"/>
              </w:rPr>
            </w:pPr>
          </w:p>
          <w:p w14:paraId="76F9C715" w14:textId="77777777" w:rsidR="009C54E7" w:rsidRPr="00CA4A55" w:rsidRDefault="009C54E7" w:rsidP="00145049">
            <w:pPr>
              <w:rPr>
                <w:rFonts w:ascii="Arial" w:hAnsi="Arial" w:cs="Arial"/>
                <w:sz w:val="24"/>
                <w:szCs w:val="24"/>
              </w:rPr>
            </w:pPr>
          </w:p>
        </w:tc>
      </w:tr>
    </w:tbl>
    <w:p w14:paraId="1D65D199" w14:textId="77777777" w:rsidR="009C54E7" w:rsidRPr="00CA4A55" w:rsidRDefault="009C54E7" w:rsidP="009C54E7">
      <w:pPr>
        <w:ind w:left="360"/>
        <w:rPr>
          <w:rFonts w:ascii="Arial" w:hAnsi="Arial" w:cs="Arial"/>
          <w:sz w:val="24"/>
          <w:szCs w:val="24"/>
        </w:rPr>
      </w:pPr>
    </w:p>
    <w:p w14:paraId="7FCB417F" w14:textId="77777777" w:rsidR="009C54E7" w:rsidRPr="00CA4A55" w:rsidRDefault="009C54E7" w:rsidP="009C54E7">
      <w:pPr>
        <w:ind w:left="360"/>
        <w:rPr>
          <w:rFonts w:ascii="Arial" w:hAnsi="Arial" w:cs="Arial"/>
          <w:sz w:val="24"/>
          <w:szCs w:val="24"/>
        </w:rPr>
      </w:pPr>
    </w:p>
    <w:p w14:paraId="2336A9CE" w14:textId="77777777" w:rsidR="002845EF" w:rsidRDefault="002845EF">
      <w:pPr>
        <w:rPr>
          <w:rFonts w:ascii="Arial" w:hAnsi="Arial" w:cs="Arial"/>
          <w:b/>
          <w:color w:val="FF0000"/>
          <w:sz w:val="24"/>
          <w:szCs w:val="24"/>
        </w:rPr>
      </w:pPr>
      <w:r>
        <w:rPr>
          <w:rFonts w:ascii="Arial" w:hAnsi="Arial" w:cs="Arial"/>
          <w:b/>
          <w:color w:val="FF0000"/>
          <w:sz w:val="24"/>
          <w:szCs w:val="24"/>
        </w:rPr>
        <w:br w:type="page"/>
      </w:r>
    </w:p>
    <w:p w14:paraId="41E7A2B3" w14:textId="77777777" w:rsidR="002F139A" w:rsidRPr="00CA4A55" w:rsidRDefault="002F139A" w:rsidP="002F139A">
      <w:pPr>
        <w:spacing w:before="100" w:beforeAutospacing="1" w:after="100" w:afterAutospacing="1" w:line="240" w:lineRule="auto"/>
        <w:rPr>
          <w:rFonts w:ascii="Arial" w:eastAsia="Times New Roman" w:hAnsi="Arial" w:cs="Arial"/>
          <w:sz w:val="24"/>
          <w:szCs w:val="24"/>
          <w:lang w:eastAsia="en-AU"/>
        </w:rPr>
      </w:pPr>
    </w:p>
    <w:p w14:paraId="6E598FC8" w14:textId="24E060CC" w:rsidR="002F139A" w:rsidRPr="00CA4A55" w:rsidRDefault="002F139A" w:rsidP="002F139A">
      <w:pPr>
        <w:spacing w:before="100" w:beforeAutospacing="1" w:after="100" w:afterAutospacing="1" w:line="240" w:lineRule="auto"/>
        <w:jc w:val="center"/>
        <w:rPr>
          <w:rFonts w:ascii="Arial" w:eastAsia="Times New Roman" w:hAnsi="Arial" w:cs="Arial"/>
          <w:sz w:val="24"/>
          <w:szCs w:val="24"/>
          <w:lang w:eastAsia="en-AU"/>
        </w:rPr>
      </w:pPr>
      <w:r w:rsidRPr="00CA4A55">
        <w:rPr>
          <w:rFonts w:ascii="Arial" w:eastAsia="Times New Roman" w:hAnsi="Arial" w:cs="Arial"/>
          <w:sz w:val="24"/>
          <w:szCs w:val="24"/>
          <w:lang w:eastAsia="en-AU"/>
        </w:rPr>
        <w:t>End of Workbook</w:t>
      </w:r>
    </w:p>
    <w:p w14:paraId="7CEDD4ED" w14:textId="77777777" w:rsidR="002F139A" w:rsidRPr="00CA4A55" w:rsidRDefault="002F139A" w:rsidP="002F139A">
      <w:pPr>
        <w:spacing w:before="100" w:beforeAutospacing="1" w:after="100" w:afterAutospacing="1" w:line="240" w:lineRule="auto"/>
        <w:jc w:val="center"/>
        <w:rPr>
          <w:rFonts w:ascii="Arial" w:eastAsia="Times New Roman" w:hAnsi="Arial" w:cs="Arial"/>
          <w:sz w:val="24"/>
          <w:szCs w:val="24"/>
          <w:lang w:eastAsia="en-AU"/>
        </w:rPr>
      </w:pPr>
      <w:r w:rsidRPr="00CA4A55">
        <w:rPr>
          <w:rFonts w:ascii="Arial" w:eastAsia="Times New Roman" w:hAnsi="Arial" w:cs="Arial"/>
          <w:sz w:val="24"/>
          <w:szCs w:val="24"/>
          <w:lang w:eastAsia="en-AU"/>
        </w:rPr>
        <w:t>Thanks for your engagement in the unit!</w:t>
      </w:r>
    </w:p>
    <w:p w14:paraId="5A7C229C" w14:textId="77777777" w:rsidR="002F139A" w:rsidRPr="00CA4A55" w:rsidRDefault="002F139A" w:rsidP="002F139A">
      <w:pPr>
        <w:rPr>
          <w:rFonts w:ascii="Arial" w:hAnsi="Arial" w:cs="Arial"/>
          <w:sz w:val="24"/>
          <w:szCs w:val="24"/>
        </w:rPr>
      </w:pPr>
    </w:p>
    <w:p w14:paraId="6748AC7C" w14:textId="77777777" w:rsidR="002F139A" w:rsidRPr="00CA4A55" w:rsidRDefault="002F139A" w:rsidP="002F139A">
      <w:pPr>
        <w:rPr>
          <w:rFonts w:ascii="Arial" w:hAnsi="Arial" w:cs="Arial"/>
          <w:sz w:val="24"/>
          <w:szCs w:val="24"/>
        </w:rPr>
      </w:pPr>
    </w:p>
    <w:bookmarkEnd w:id="0"/>
    <w:bookmarkEnd w:id="1"/>
    <w:p w14:paraId="135C57F1" w14:textId="77777777" w:rsidR="005364A6" w:rsidRPr="00D9222C" w:rsidRDefault="005364A6" w:rsidP="00664CD2">
      <w:pPr>
        <w:rPr>
          <w:rFonts w:ascii="Roboto" w:eastAsia="Times New Roman" w:hAnsi="Roboto" w:cs="Arial"/>
          <w:sz w:val="22"/>
        </w:rPr>
      </w:pPr>
    </w:p>
    <w:sectPr w:rsidR="005364A6" w:rsidRPr="00D9222C" w:rsidSect="003B7F99">
      <w:headerReference w:type="default" r:id="rId13"/>
      <w:footerReference w:type="default" r:id="rId14"/>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EA76C" w14:textId="77777777" w:rsidR="002679A8" w:rsidRDefault="002679A8" w:rsidP="00776153">
      <w:pPr>
        <w:spacing w:after="0" w:line="240" w:lineRule="auto"/>
      </w:pPr>
      <w:r>
        <w:separator/>
      </w:r>
    </w:p>
    <w:p w14:paraId="12E99FC5" w14:textId="77777777" w:rsidR="002679A8" w:rsidRDefault="002679A8"/>
  </w:endnote>
  <w:endnote w:type="continuationSeparator" w:id="0">
    <w:p w14:paraId="35E7DE6C" w14:textId="77777777" w:rsidR="002679A8" w:rsidRDefault="002679A8" w:rsidP="00776153">
      <w:pPr>
        <w:spacing w:after="0" w:line="240" w:lineRule="auto"/>
      </w:pPr>
      <w:r>
        <w:continuationSeparator/>
      </w:r>
    </w:p>
    <w:p w14:paraId="1B4CB106" w14:textId="77777777" w:rsidR="002679A8" w:rsidRDefault="002679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Helvetica Neue">
    <w:altName w:val="Arial"/>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2F41" w14:textId="42066083" w:rsidR="00B6599D" w:rsidRDefault="00B6599D">
    <w:pPr>
      <w:pStyle w:val="Footer"/>
      <w:pBdr>
        <w:top w:val="single" w:sz="4" w:space="8" w:color="005E86"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8E190B">
      <w:rPr>
        <w:noProof/>
        <w:color w:val="404040" w:themeColor="text1" w:themeTint="BF"/>
      </w:rPr>
      <w:t>1</w:t>
    </w:r>
    <w:r>
      <w:rPr>
        <w:noProof/>
        <w:color w:val="404040" w:themeColor="text1" w:themeTint="BF"/>
      </w:rPr>
      <w:fldChar w:fldCharType="end"/>
    </w:r>
  </w:p>
  <w:p w14:paraId="0236C9C6" w14:textId="47A3D9B4" w:rsidR="0054654C" w:rsidRDefault="00375A89">
    <w:pPr>
      <w:pStyle w:val="Footer"/>
    </w:pPr>
    <w:r>
      <w:t xml:space="preserve">Introductory Pharmacology PHAR2001 Assessment </w:t>
    </w:r>
    <w:r w:rsidR="00750C41">
      <w:t>2</w:t>
    </w:r>
    <w:r w:rsidR="00A22607">
      <w:t>:</w:t>
    </w:r>
    <w:r w:rsidR="00750C41">
      <w:t xml:space="preserve"> </w:t>
    </w:r>
    <w:r w:rsidR="00A22607">
      <w:t>Workbook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FE285" w14:textId="77777777" w:rsidR="002679A8" w:rsidRDefault="002679A8" w:rsidP="00776153">
      <w:pPr>
        <w:spacing w:after="0" w:line="240" w:lineRule="auto"/>
      </w:pPr>
      <w:r>
        <w:separator/>
      </w:r>
    </w:p>
    <w:p w14:paraId="0F920094" w14:textId="77777777" w:rsidR="002679A8" w:rsidRDefault="002679A8"/>
  </w:footnote>
  <w:footnote w:type="continuationSeparator" w:id="0">
    <w:p w14:paraId="2ADD75C3" w14:textId="77777777" w:rsidR="002679A8" w:rsidRDefault="002679A8" w:rsidP="00776153">
      <w:pPr>
        <w:spacing w:after="0" w:line="240" w:lineRule="auto"/>
      </w:pPr>
      <w:r>
        <w:continuationSeparator/>
      </w:r>
    </w:p>
    <w:p w14:paraId="0CFB8299" w14:textId="77777777" w:rsidR="002679A8" w:rsidRDefault="002679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5FF1" w14:textId="244BB0CC" w:rsidR="0054654C" w:rsidRDefault="006E4D68">
    <w:pPr>
      <w:pStyle w:val="Header"/>
    </w:pPr>
    <w:r>
      <w:rPr>
        <w:noProof/>
        <w:lang w:eastAsia="en-AU"/>
      </w:rPr>
      <w:drawing>
        <wp:anchor distT="0" distB="0" distL="114300" distR="114300" simplePos="0" relativeHeight="251659264" behindDoc="0" locked="0" layoutInCell="1" allowOverlap="1" wp14:anchorId="4A7124A1" wp14:editId="535F128D">
          <wp:simplePos x="0" y="0"/>
          <wp:positionH relativeFrom="rightMargin">
            <wp:align>left</wp:align>
          </wp:positionH>
          <wp:positionV relativeFrom="paragraph">
            <wp:posOffset>-513715</wp:posOffset>
          </wp:positionV>
          <wp:extent cx="888422" cy="920262"/>
          <wp:effectExtent l="0" t="0" r="6985" b="0"/>
          <wp:wrapNone/>
          <wp:docPr id="1655249352" name="Picture 1655249352"/>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888422" cy="920262"/>
                  </a:xfrm>
                  <a:prstGeom prst="rect">
                    <a:avLst/>
                  </a:prstGeom>
                </pic:spPr>
              </pic:pic>
            </a:graphicData>
          </a:graphic>
          <wp14:sizeRelH relativeFrom="margin">
            <wp14:pctWidth>0</wp14:pctWidth>
          </wp14:sizeRelH>
          <wp14:sizeRelV relativeFrom="margin">
            <wp14:pctHeight>0</wp14:pctHeight>
          </wp14:sizeRelV>
        </wp:anchor>
      </w:drawing>
    </w:r>
    <w:r w:rsidR="0054654C">
      <w:rPr>
        <w:noProof/>
        <w:lang w:eastAsia="en-AU"/>
      </w:rPr>
      <w:drawing>
        <wp:anchor distT="0" distB="0" distL="114300" distR="114300" simplePos="0" relativeHeight="251660288" behindDoc="0" locked="0" layoutInCell="1" allowOverlap="1" wp14:anchorId="576F4502" wp14:editId="08327674">
          <wp:simplePos x="0" y="0"/>
          <wp:positionH relativeFrom="column">
            <wp:posOffset>-697865</wp:posOffset>
          </wp:positionH>
          <wp:positionV relativeFrom="paragraph">
            <wp:posOffset>-292100</wp:posOffset>
          </wp:positionV>
          <wp:extent cx="1816735" cy="584835"/>
          <wp:effectExtent l="0" t="0" r="0" b="5715"/>
          <wp:wrapSquare wrapText="bothSides"/>
          <wp:docPr id="777235171" name="Picture 77723517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1816735" cy="5848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5C70"/>
    <w:multiLevelType w:val="hybridMultilevel"/>
    <w:tmpl w:val="1C30E5D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BE3FA9"/>
    <w:multiLevelType w:val="multilevel"/>
    <w:tmpl w:val="1212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30FEF"/>
    <w:multiLevelType w:val="hybridMultilevel"/>
    <w:tmpl w:val="46E065FC"/>
    <w:lvl w:ilvl="0" w:tplc="E9D8A5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746764"/>
    <w:multiLevelType w:val="hybridMultilevel"/>
    <w:tmpl w:val="5240B5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CF53F7"/>
    <w:multiLevelType w:val="hybridMultilevel"/>
    <w:tmpl w:val="CE1A45E2"/>
    <w:lvl w:ilvl="0" w:tplc="54D4A914">
      <w:start w:val="1"/>
      <w:numFmt w:val="bullet"/>
      <w:lvlText w:val=""/>
      <w:lvlJc w:val="left"/>
      <w:pPr>
        <w:ind w:left="720" w:hanging="360"/>
      </w:pPr>
      <w:rPr>
        <w:rFonts w:ascii="Symbol" w:hAnsi="Symbol" w:hint="default"/>
      </w:rPr>
    </w:lvl>
    <w:lvl w:ilvl="1" w:tplc="FA5E6B88">
      <w:start w:val="1"/>
      <w:numFmt w:val="lowerLetter"/>
      <w:lvlText w:val="%2."/>
      <w:lvlJc w:val="left"/>
      <w:pPr>
        <w:ind w:left="1440" w:hanging="360"/>
      </w:pPr>
    </w:lvl>
    <w:lvl w:ilvl="2" w:tplc="B73E5A7C">
      <w:start w:val="1"/>
      <w:numFmt w:val="lowerRoman"/>
      <w:lvlText w:val="%3."/>
      <w:lvlJc w:val="right"/>
      <w:pPr>
        <w:ind w:left="2160" w:hanging="180"/>
      </w:pPr>
    </w:lvl>
    <w:lvl w:ilvl="3" w:tplc="9A6EF426">
      <w:start w:val="1"/>
      <w:numFmt w:val="decimal"/>
      <w:lvlText w:val="%4."/>
      <w:lvlJc w:val="left"/>
      <w:pPr>
        <w:ind w:left="2880" w:hanging="360"/>
      </w:pPr>
    </w:lvl>
    <w:lvl w:ilvl="4" w:tplc="DAFA5460">
      <w:start w:val="1"/>
      <w:numFmt w:val="lowerLetter"/>
      <w:lvlText w:val="%5."/>
      <w:lvlJc w:val="left"/>
      <w:pPr>
        <w:ind w:left="3600" w:hanging="360"/>
      </w:pPr>
    </w:lvl>
    <w:lvl w:ilvl="5" w:tplc="76EA49A6">
      <w:start w:val="1"/>
      <w:numFmt w:val="lowerRoman"/>
      <w:lvlText w:val="%6."/>
      <w:lvlJc w:val="right"/>
      <w:pPr>
        <w:ind w:left="4320" w:hanging="180"/>
      </w:pPr>
    </w:lvl>
    <w:lvl w:ilvl="6" w:tplc="F24C0E08">
      <w:start w:val="1"/>
      <w:numFmt w:val="decimal"/>
      <w:lvlText w:val="%7."/>
      <w:lvlJc w:val="left"/>
      <w:pPr>
        <w:ind w:left="5040" w:hanging="360"/>
      </w:pPr>
    </w:lvl>
    <w:lvl w:ilvl="7" w:tplc="B71C2E5A">
      <w:start w:val="1"/>
      <w:numFmt w:val="lowerLetter"/>
      <w:lvlText w:val="%8."/>
      <w:lvlJc w:val="left"/>
      <w:pPr>
        <w:ind w:left="5760" w:hanging="360"/>
      </w:pPr>
    </w:lvl>
    <w:lvl w:ilvl="8" w:tplc="B9766EFC">
      <w:start w:val="1"/>
      <w:numFmt w:val="lowerRoman"/>
      <w:lvlText w:val="%9."/>
      <w:lvlJc w:val="right"/>
      <w:pPr>
        <w:ind w:left="6480" w:hanging="180"/>
      </w:pPr>
    </w:lvl>
  </w:abstractNum>
  <w:abstractNum w:abstractNumId="5" w15:restartNumberingAfterBreak="0">
    <w:nsid w:val="07667EE0"/>
    <w:multiLevelType w:val="hybridMultilevel"/>
    <w:tmpl w:val="1CAA1ABA"/>
    <w:lvl w:ilvl="0" w:tplc="E9D8A5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F">
      <w:start w:val="1"/>
      <w:numFmt w:val="decimal"/>
      <w:lvlText w:val="%3."/>
      <w:lvlJc w:val="left"/>
      <w:pPr>
        <w:ind w:left="2160" w:hanging="360"/>
      </w:pPr>
      <w:rPr>
        <w:rFont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B1676A9"/>
    <w:multiLevelType w:val="hybridMultilevel"/>
    <w:tmpl w:val="DEB67630"/>
    <w:lvl w:ilvl="0" w:tplc="649C21D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B463E25"/>
    <w:multiLevelType w:val="hybridMultilevel"/>
    <w:tmpl w:val="98A0DD9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E626A8D"/>
    <w:multiLevelType w:val="hybridMultilevel"/>
    <w:tmpl w:val="D0B0AF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FB40FBF"/>
    <w:multiLevelType w:val="hybridMultilevel"/>
    <w:tmpl w:val="EFDA00E4"/>
    <w:lvl w:ilvl="0" w:tplc="420AFC76">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0" w15:restartNumberingAfterBreak="0">
    <w:nsid w:val="10374EBD"/>
    <w:multiLevelType w:val="hybridMultilevel"/>
    <w:tmpl w:val="DD6AA6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1F92A1F"/>
    <w:multiLevelType w:val="hybridMultilevel"/>
    <w:tmpl w:val="B5D4F6D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4F94F33"/>
    <w:multiLevelType w:val="hybridMultilevel"/>
    <w:tmpl w:val="F18040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1521527B"/>
    <w:multiLevelType w:val="multilevel"/>
    <w:tmpl w:val="09E4E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66B72"/>
    <w:multiLevelType w:val="hybridMultilevel"/>
    <w:tmpl w:val="A57632D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7623253"/>
    <w:multiLevelType w:val="hybridMultilevel"/>
    <w:tmpl w:val="43023688"/>
    <w:lvl w:ilvl="0" w:tplc="389C06C6">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D3407C5"/>
    <w:multiLevelType w:val="hybridMultilevel"/>
    <w:tmpl w:val="9A36ADB6"/>
    <w:lvl w:ilvl="0" w:tplc="67B86BA8">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FE67B8F"/>
    <w:multiLevelType w:val="hybridMultilevel"/>
    <w:tmpl w:val="DD5469D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7565685"/>
    <w:multiLevelType w:val="multilevel"/>
    <w:tmpl w:val="00E6D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11164"/>
    <w:multiLevelType w:val="hybridMultilevel"/>
    <w:tmpl w:val="C7663E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268091B"/>
    <w:multiLevelType w:val="multilevel"/>
    <w:tmpl w:val="008A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55E7E"/>
    <w:multiLevelType w:val="hybridMultilevel"/>
    <w:tmpl w:val="B4E65A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9AF3FE7"/>
    <w:multiLevelType w:val="hybridMultilevel"/>
    <w:tmpl w:val="17D6BF7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9F478AD"/>
    <w:multiLevelType w:val="hybridMultilevel"/>
    <w:tmpl w:val="AF5E2B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CE8475B"/>
    <w:multiLevelType w:val="hybridMultilevel"/>
    <w:tmpl w:val="4644F39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D1B7CA1"/>
    <w:multiLevelType w:val="hybridMultilevel"/>
    <w:tmpl w:val="EEC0E10C"/>
    <w:lvl w:ilvl="0" w:tplc="420AFC76">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6" w15:restartNumberingAfterBreak="0">
    <w:nsid w:val="3FB26045"/>
    <w:multiLevelType w:val="hybridMultilevel"/>
    <w:tmpl w:val="FCC4B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73773D"/>
    <w:multiLevelType w:val="hybridMultilevel"/>
    <w:tmpl w:val="F18040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44FB24E8"/>
    <w:multiLevelType w:val="multilevel"/>
    <w:tmpl w:val="35CC19E8"/>
    <w:lvl w:ilvl="0">
      <w:start w:val="1"/>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5700F26"/>
    <w:multiLevelType w:val="multilevel"/>
    <w:tmpl w:val="C4C66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B87975"/>
    <w:multiLevelType w:val="multilevel"/>
    <w:tmpl w:val="B09E29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5848D4"/>
    <w:multiLevelType w:val="hybridMultilevel"/>
    <w:tmpl w:val="6FF2319E"/>
    <w:lvl w:ilvl="0" w:tplc="845EACD2">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2" w15:restartNumberingAfterBreak="0">
    <w:nsid w:val="48342A2A"/>
    <w:multiLevelType w:val="hybridMultilevel"/>
    <w:tmpl w:val="F18040E4"/>
    <w:lvl w:ilvl="0" w:tplc="420AFC76">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3" w15:restartNumberingAfterBreak="0">
    <w:nsid w:val="4A462060"/>
    <w:multiLevelType w:val="hybridMultilevel"/>
    <w:tmpl w:val="787E05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A6A127F"/>
    <w:multiLevelType w:val="multilevel"/>
    <w:tmpl w:val="93D02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AA2697"/>
    <w:multiLevelType w:val="multilevel"/>
    <w:tmpl w:val="3B9A1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012F6F"/>
    <w:multiLevelType w:val="hybridMultilevel"/>
    <w:tmpl w:val="DDEA00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EDB66AF"/>
    <w:multiLevelType w:val="multilevel"/>
    <w:tmpl w:val="27148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544D1A"/>
    <w:multiLevelType w:val="hybridMultilevel"/>
    <w:tmpl w:val="565A31A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51F14D5C"/>
    <w:multiLevelType w:val="hybridMultilevel"/>
    <w:tmpl w:val="35E04ED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57DB3C9F"/>
    <w:multiLevelType w:val="hybridMultilevel"/>
    <w:tmpl w:val="AE0A24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590863E1"/>
    <w:multiLevelType w:val="hybridMultilevel"/>
    <w:tmpl w:val="EF58BF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5CEA3CEA"/>
    <w:multiLevelType w:val="hybridMultilevel"/>
    <w:tmpl w:val="5B3EB1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5D8757EE"/>
    <w:multiLevelType w:val="multilevel"/>
    <w:tmpl w:val="1978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7F245B"/>
    <w:multiLevelType w:val="hybridMultilevel"/>
    <w:tmpl w:val="00EA5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B24924"/>
    <w:multiLevelType w:val="hybridMultilevel"/>
    <w:tmpl w:val="452AB3F8"/>
    <w:lvl w:ilvl="0" w:tplc="45F64A0A">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66C13A9F"/>
    <w:multiLevelType w:val="hybridMultilevel"/>
    <w:tmpl w:val="33E431D8"/>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7" w15:restartNumberingAfterBreak="0">
    <w:nsid w:val="743912A9"/>
    <w:multiLevelType w:val="hybridMultilevel"/>
    <w:tmpl w:val="2A403B4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75690FF5"/>
    <w:multiLevelType w:val="hybridMultilevel"/>
    <w:tmpl w:val="D114905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7A0728FF"/>
    <w:multiLevelType w:val="hybridMultilevel"/>
    <w:tmpl w:val="0652C14E"/>
    <w:lvl w:ilvl="0" w:tplc="420AFC76">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50" w15:restartNumberingAfterBreak="0">
    <w:nsid w:val="7AC81ED9"/>
    <w:multiLevelType w:val="hybridMultilevel"/>
    <w:tmpl w:val="372AB7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7DC9679A"/>
    <w:multiLevelType w:val="hybridMultilevel"/>
    <w:tmpl w:val="B8B0DB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28651323">
    <w:abstractNumId w:val="2"/>
  </w:num>
  <w:num w:numId="2" w16cid:durableId="1447046032">
    <w:abstractNumId w:val="28"/>
  </w:num>
  <w:num w:numId="3" w16cid:durableId="1088162637">
    <w:abstractNumId w:val="5"/>
  </w:num>
  <w:num w:numId="4" w16cid:durableId="1433016410">
    <w:abstractNumId w:val="19"/>
  </w:num>
  <w:num w:numId="5" w16cid:durableId="232351855">
    <w:abstractNumId w:val="23"/>
  </w:num>
  <w:num w:numId="6" w16cid:durableId="607740782">
    <w:abstractNumId w:val="10"/>
  </w:num>
  <w:num w:numId="7" w16cid:durableId="1616329255">
    <w:abstractNumId w:val="42"/>
  </w:num>
  <w:num w:numId="8" w16cid:durableId="1734506806">
    <w:abstractNumId w:val="41"/>
  </w:num>
  <w:num w:numId="9" w16cid:durableId="1640645293">
    <w:abstractNumId w:val="3"/>
  </w:num>
  <w:num w:numId="10" w16cid:durableId="2079211311">
    <w:abstractNumId w:val="15"/>
  </w:num>
  <w:num w:numId="11" w16cid:durableId="410271628">
    <w:abstractNumId w:val="38"/>
  </w:num>
  <w:num w:numId="12" w16cid:durableId="1798793719">
    <w:abstractNumId w:val="16"/>
  </w:num>
  <w:num w:numId="13" w16cid:durableId="2031947890">
    <w:abstractNumId w:val="36"/>
  </w:num>
  <w:num w:numId="14" w16cid:durableId="1506625271">
    <w:abstractNumId w:val="8"/>
  </w:num>
  <w:num w:numId="15" w16cid:durableId="1134635118">
    <w:abstractNumId w:val="40"/>
  </w:num>
  <w:num w:numId="16" w16cid:durableId="1104039723">
    <w:abstractNumId w:val="26"/>
  </w:num>
  <w:num w:numId="17" w16cid:durableId="1800680725">
    <w:abstractNumId w:val="11"/>
  </w:num>
  <w:num w:numId="18" w16cid:durableId="1500929525">
    <w:abstractNumId w:val="44"/>
  </w:num>
  <w:num w:numId="19" w16cid:durableId="1834563312">
    <w:abstractNumId w:val="33"/>
  </w:num>
  <w:num w:numId="20" w16cid:durableId="1459689695">
    <w:abstractNumId w:val="30"/>
  </w:num>
  <w:num w:numId="21" w16cid:durableId="53053077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52721751">
    <w:abstractNumId w:val="32"/>
  </w:num>
  <w:num w:numId="23" w16cid:durableId="209211379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40383289">
    <w:abstractNumId w:val="46"/>
  </w:num>
  <w:num w:numId="25" w16cid:durableId="1568035291">
    <w:abstractNumId w:val="39"/>
  </w:num>
  <w:num w:numId="26" w16cid:durableId="1836912796">
    <w:abstractNumId w:val="24"/>
  </w:num>
  <w:num w:numId="27" w16cid:durableId="898857077">
    <w:abstractNumId w:val="6"/>
  </w:num>
  <w:num w:numId="28" w16cid:durableId="340552222">
    <w:abstractNumId w:val="7"/>
  </w:num>
  <w:num w:numId="29" w16cid:durableId="278879326">
    <w:abstractNumId w:val="45"/>
  </w:num>
  <w:num w:numId="30" w16cid:durableId="1203329332">
    <w:abstractNumId w:val="50"/>
  </w:num>
  <w:num w:numId="31" w16cid:durableId="924993514">
    <w:abstractNumId w:val="48"/>
  </w:num>
  <w:num w:numId="32" w16cid:durableId="216091403">
    <w:abstractNumId w:val="14"/>
  </w:num>
  <w:num w:numId="33" w16cid:durableId="197007726">
    <w:abstractNumId w:val="47"/>
  </w:num>
  <w:num w:numId="34" w16cid:durableId="2103063272">
    <w:abstractNumId w:val="21"/>
  </w:num>
  <w:num w:numId="35" w16cid:durableId="1484158493">
    <w:abstractNumId w:val="32"/>
  </w:num>
  <w:num w:numId="36" w16cid:durableId="325285878">
    <w:abstractNumId w:val="49"/>
  </w:num>
  <w:num w:numId="37" w16cid:durableId="161710467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62496824">
    <w:abstractNumId w:val="25"/>
  </w:num>
  <w:num w:numId="39" w16cid:durableId="1475878090">
    <w:abstractNumId w:val="9"/>
  </w:num>
  <w:num w:numId="40" w16cid:durableId="14009093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84594571">
    <w:abstractNumId w:val="12"/>
  </w:num>
  <w:num w:numId="42" w16cid:durableId="1054888334">
    <w:abstractNumId w:val="27"/>
  </w:num>
  <w:num w:numId="43" w16cid:durableId="1040935807">
    <w:abstractNumId w:val="34"/>
  </w:num>
  <w:num w:numId="44" w16cid:durableId="526063394">
    <w:abstractNumId w:val="18"/>
  </w:num>
  <w:num w:numId="45" w16cid:durableId="1347632770">
    <w:abstractNumId w:val="20"/>
  </w:num>
  <w:num w:numId="46" w16cid:durableId="194197419">
    <w:abstractNumId w:val="35"/>
  </w:num>
  <w:num w:numId="47" w16cid:durableId="331571543">
    <w:abstractNumId w:val="43"/>
  </w:num>
  <w:num w:numId="48" w16cid:durableId="1101150056">
    <w:abstractNumId w:val="13"/>
  </w:num>
  <w:num w:numId="49" w16cid:durableId="643390578">
    <w:abstractNumId w:val="29"/>
  </w:num>
  <w:num w:numId="50" w16cid:durableId="1309092152">
    <w:abstractNumId w:val="37"/>
  </w:num>
  <w:num w:numId="51" w16cid:durableId="414018448">
    <w:abstractNumId w:val="1"/>
  </w:num>
  <w:num w:numId="52" w16cid:durableId="2006319591">
    <w:abstractNumId w:val="17"/>
  </w:num>
  <w:num w:numId="53" w16cid:durableId="6753537">
    <w:abstractNumId w:val="0"/>
  </w:num>
  <w:num w:numId="54" w16cid:durableId="715155434">
    <w:abstractNumId w:val="22"/>
  </w:num>
  <w:num w:numId="55" w16cid:durableId="121190148">
    <w:abstractNumId w:val="51"/>
  </w:num>
  <w:num w:numId="56" w16cid:durableId="90931276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hal Khanal">
    <w15:presenceInfo w15:providerId="AD" w15:userId="S::BCA78.Kushal@newsummit.edu.np::9a32ca28-c438-4c15-9976-87d6d6bbd1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yNDSyMDMyNjQwNTFT0lEKTi0uzszPAykwqwUAFo53vywAAAA="/>
  </w:docVars>
  <w:rsids>
    <w:rsidRoot w:val="00776153"/>
    <w:rsid w:val="00007218"/>
    <w:rsid w:val="00010C10"/>
    <w:rsid w:val="00013649"/>
    <w:rsid w:val="000143A8"/>
    <w:rsid w:val="000145DF"/>
    <w:rsid w:val="00021351"/>
    <w:rsid w:val="000238EF"/>
    <w:rsid w:val="0002497A"/>
    <w:rsid w:val="00031A68"/>
    <w:rsid w:val="0005100C"/>
    <w:rsid w:val="00051E06"/>
    <w:rsid w:val="000522DA"/>
    <w:rsid w:val="00052364"/>
    <w:rsid w:val="00053D0E"/>
    <w:rsid w:val="00057507"/>
    <w:rsid w:val="00062126"/>
    <w:rsid w:val="00065EA5"/>
    <w:rsid w:val="00072B79"/>
    <w:rsid w:val="000756DC"/>
    <w:rsid w:val="000762DE"/>
    <w:rsid w:val="0008056D"/>
    <w:rsid w:val="0008227B"/>
    <w:rsid w:val="00082AAE"/>
    <w:rsid w:val="00084D1C"/>
    <w:rsid w:val="00087BB9"/>
    <w:rsid w:val="00090E30"/>
    <w:rsid w:val="00095D79"/>
    <w:rsid w:val="0009729A"/>
    <w:rsid w:val="000A0EE6"/>
    <w:rsid w:val="000A1492"/>
    <w:rsid w:val="000A6117"/>
    <w:rsid w:val="000B0AC8"/>
    <w:rsid w:val="000B3C28"/>
    <w:rsid w:val="000C15BA"/>
    <w:rsid w:val="000C761A"/>
    <w:rsid w:val="000C7AAF"/>
    <w:rsid w:val="000D1560"/>
    <w:rsid w:val="000D2B58"/>
    <w:rsid w:val="000D7715"/>
    <w:rsid w:val="000E6931"/>
    <w:rsid w:val="000F157F"/>
    <w:rsid w:val="000F16D6"/>
    <w:rsid w:val="000F26A2"/>
    <w:rsid w:val="000F27C8"/>
    <w:rsid w:val="000F62BA"/>
    <w:rsid w:val="00101C6B"/>
    <w:rsid w:val="00107973"/>
    <w:rsid w:val="001104B5"/>
    <w:rsid w:val="00111CA8"/>
    <w:rsid w:val="00112CB0"/>
    <w:rsid w:val="00120E85"/>
    <w:rsid w:val="001223B8"/>
    <w:rsid w:val="001224B9"/>
    <w:rsid w:val="00123EC7"/>
    <w:rsid w:val="00125730"/>
    <w:rsid w:val="00125F7E"/>
    <w:rsid w:val="0013183B"/>
    <w:rsid w:val="00131D22"/>
    <w:rsid w:val="001323F7"/>
    <w:rsid w:val="00132AC0"/>
    <w:rsid w:val="00137284"/>
    <w:rsid w:val="00140FB5"/>
    <w:rsid w:val="001410AD"/>
    <w:rsid w:val="00144C02"/>
    <w:rsid w:val="001464C8"/>
    <w:rsid w:val="00157E69"/>
    <w:rsid w:val="001651C3"/>
    <w:rsid w:val="00166F61"/>
    <w:rsid w:val="001671DC"/>
    <w:rsid w:val="00170308"/>
    <w:rsid w:val="001722E8"/>
    <w:rsid w:val="001727B5"/>
    <w:rsid w:val="00177BE8"/>
    <w:rsid w:val="001817E5"/>
    <w:rsid w:val="00190022"/>
    <w:rsid w:val="001909CE"/>
    <w:rsid w:val="001B15D3"/>
    <w:rsid w:val="001B7E06"/>
    <w:rsid w:val="001C32AF"/>
    <w:rsid w:val="001C40BC"/>
    <w:rsid w:val="001C6F26"/>
    <w:rsid w:val="001C7452"/>
    <w:rsid w:val="001C75EA"/>
    <w:rsid w:val="001D06C5"/>
    <w:rsid w:val="001D1F74"/>
    <w:rsid w:val="001D4669"/>
    <w:rsid w:val="001D60E6"/>
    <w:rsid w:val="001E12C7"/>
    <w:rsid w:val="001E4756"/>
    <w:rsid w:val="001F5224"/>
    <w:rsid w:val="001F79DC"/>
    <w:rsid w:val="00204EAB"/>
    <w:rsid w:val="00206B47"/>
    <w:rsid w:val="00207B3E"/>
    <w:rsid w:val="002151FF"/>
    <w:rsid w:val="00222664"/>
    <w:rsid w:val="00225045"/>
    <w:rsid w:val="00226B80"/>
    <w:rsid w:val="00230729"/>
    <w:rsid w:val="00247F01"/>
    <w:rsid w:val="00252B9E"/>
    <w:rsid w:val="0025341F"/>
    <w:rsid w:val="00256F11"/>
    <w:rsid w:val="00257551"/>
    <w:rsid w:val="002610EF"/>
    <w:rsid w:val="002679A8"/>
    <w:rsid w:val="002736CE"/>
    <w:rsid w:val="00275991"/>
    <w:rsid w:val="00280BF6"/>
    <w:rsid w:val="0028264A"/>
    <w:rsid w:val="00283065"/>
    <w:rsid w:val="002845EF"/>
    <w:rsid w:val="002873A4"/>
    <w:rsid w:val="002919CF"/>
    <w:rsid w:val="0029355D"/>
    <w:rsid w:val="00296FCF"/>
    <w:rsid w:val="002A291F"/>
    <w:rsid w:val="002A3E55"/>
    <w:rsid w:val="002A414A"/>
    <w:rsid w:val="002A5E4A"/>
    <w:rsid w:val="002A6648"/>
    <w:rsid w:val="002A7CED"/>
    <w:rsid w:val="002B1119"/>
    <w:rsid w:val="002B1234"/>
    <w:rsid w:val="002B2E24"/>
    <w:rsid w:val="002B4512"/>
    <w:rsid w:val="002B51F4"/>
    <w:rsid w:val="002C1842"/>
    <w:rsid w:val="002D1C26"/>
    <w:rsid w:val="002D213D"/>
    <w:rsid w:val="002D427D"/>
    <w:rsid w:val="002E0591"/>
    <w:rsid w:val="002E3586"/>
    <w:rsid w:val="002F139A"/>
    <w:rsid w:val="002F5D58"/>
    <w:rsid w:val="00300A7E"/>
    <w:rsid w:val="00302DD5"/>
    <w:rsid w:val="003032AA"/>
    <w:rsid w:val="0030352D"/>
    <w:rsid w:val="003046B0"/>
    <w:rsid w:val="003111BC"/>
    <w:rsid w:val="003213F4"/>
    <w:rsid w:val="00323830"/>
    <w:rsid w:val="003266CC"/>
    <w:rsid w:val="00331262"/>
    <w:rsid w:val="00331AB6"/>
    <w:rsid w:val="0033320A"/>
    <w:rsid w:val="003411E8"/>
    <w:rsid w:val="00342461"/>
    <w:rsid w:val="00343BB7"/>
    <w:rsid w:val="003444AF"/>
    <w:rsid w:val="00344A42"/>
    <w:rsid w:val="00360D51"/>
    <w:rsid w:val="003616ED"/>
    <w:rsid w:val="00362288"/>
    <w:rsid w:val="00371FC9"/>
    <w:rsid w:val="003749BC"/>
    <w:rsid w:val="00375A89"/>
    <w:rsid w:val="0038059B"/>
    <w:rsid w:val="003805EC"/>
    <w:rsid w:val="00383180"/>
    <w:rsid w:val="0039170A"/>
    <w:rsid w:val="00392B5D"/>
    <w:rsid w:val="00392D1D"/>
    <w:rsid w:val="003931C5"/>
    <w:rsid w:val="00394BE4"/>
    <w:rsid w:val="003A0899"/>
    <w:rsid w:val="003A1116"/>
    <w:rsid w:val="003A2FDF"/>
    <w:rsid w:val="003A337E"/>
    <w:rsid w:val="003A4497"/>
    <w:rsid w:val="003A7D01"/>
    <w:rsid w:val="003B1AB6"/>
    <w:rsid w:val="003B3288"/>
    <w:rsid w:val="003B75AA"/>
    <w:rsid w:val="003B7F99"/>
    <w:rsid w:val="003C16EA"/>
    <w:rsid w:val="003C2EFB"/>
    <w:rsid w:val="003C35BE"/>
    <w:rsid w:val="003C499E"/>
    <w:rsid w:val="003C4C7E"/>
    <w:rsid w:val="003C6B85"/>
    <w:rsid w:val="003C75B9"/>
    <w:rsid w:val="003D1A76"/>
    <w:rsid w:val="003D28D9"/>
    <w:rsid w:val="003D2C7F"/>
    <w:rsid w:val="003D3597"/>
    <w:rsid w:val="003D3643"/>
    <w:rsid w:val="003D4AB0"/>
    <w:rsid w:val="003E1A81"/>
    <w:rsid w:val="003E2044"/>
    <w:rsid w:val="003E5600"/>
    <w:rsid w:val="003E67A1"/>
    <w:rsid w:val="003E6A3D"/>
    <w:rsid w:val="003E703B"/>
    <w:rsid w:val="003F1C67"/>
    <w:rsid w:val="003F46FB"/>
    <w:rsid w:val="003F6E49"/>
    <w:rsid w:val="004015D9"/>
    <w:rsid w:val="00401DFE"/>
    <w:rsid w:val="00406EA7"/>
    <w:rsid w:val="00411666"/>
    <w:rsid w:val="00414FA7"/>
    <w:rsid w:val="0041543A"/>
    <w:rsid w:val="0041765B"/>
    <w:rsid w:val="0042084A"/>
    <w:rsid w:val="00425E27"/>
    <w:rsid w:val="00427A91"/>
    <w:rsid w:val="004361CD"/>
    <w:rsid w:val="0044134D"/>
    <w:rsid w:val="00442E16"/>
    <w:rsid w:val="00446FD0"/>
    <w:rsid w:val="00447751"/>
    <w:rsid w:val="00452728"/>
    <w:rsid w:val="0045581F"/>
    <w:rsid w:val="00463DFB"/>
    <w:rsid w:val="00465127"/>
    <w:rsid w:val="00482F31"/>
    <w:rsid w:val="00491F77"/>
    <w:rsid w:val="0049637F"/>
    <w:rsid w:val="004B3B30"/>
    <w:rsid w:val="004B432D"/>
    <w:rsid w:val="004B789C"/>
    <w:rsid w:val="004C401D"/>
    <w:rsid w:val="004C551A"/>
    <w:rsid w:val="004C55A5"/>
    <w:rsid w:val="004C5A0B"/>
    <w:rsid w:val="004C6B85"/>
    <w:rsid w:val="004D23C6"/>
    <w:rsid w:val="004D5664"/>
    <w:rsid w:val="004E0BD7"/>
    <w:rsid w:val="004E3E13"/>
    <w:rsid w:val="004F1CAD"/>
    <w:rsid w:val="004F3A67"/>
    <w:rsid w:val="004F6CDE"/>
    <w:rsid w:val="004F7BE2"/>
    <w:rsid w:val="00502D72"/>
    <w:rsid w:val="00506B08"/>
    <w:rsid w:val="005136FE"/>
    <w:rsid w:val="00514BF1"/>
    <w:rsid w:val="0052220E"/>
    <w:rsid w:val="0053505F"/>
    <w:rsid w:val="00536364"/>
    <w:rsid w:val="005364A6"/>
    <w:rsid w:val="0053736E"/>
    <w:rsid w:val="00542E80"/>
    <w:rsid w:val="0054654C"/>
    <w:rsid w:val="00554CD9"/>
    <w:rsid w:val="005561AA"/>
    <w:rsid w:val="00562130"/>
    <w:rsid w:val="005736EB"/>
    <w:rsid w:val="00580CFD"/>
    <w:rsid w:val="00580EFE"/>
    <w:rsid w:val="00581947"/>
    <w:rsid w:val="005862A9"/>
    <w:rsid w:val="00587362"/>
    <w:rsid w:val="005949A8"/>
    <w:rsid w:val="005963C7"/>
    <w:rsid w:val="0059757C"/>
    <w:rsid w:val="005A74F4"/>
    <w:rsid w:val="005C2383"/>
    <w:rsid w:val="005C2C8E"/>
    <w:rsid w:val="005C3C06"/>
    <w:rsid w:val="005C633D"/>
    <w:rsid w:val="005C7342"/>
    <w:rsid w:val="005D4F75"/>
    <w:rsid w:val="005D6B71"/>
    <w:rsid w:val="005E710D"/>
    <w:rsid w:val="005F6E14"/>
    <w:rsid w:val="005F7F88"/>
    <w:rsid w:val="006054A2"/>
    <w:rsid w:val="00613F7F"/>
    <w:rsid w:val="006231F4"/>
    <w:rsid w:val="00623AE5"/>
    <w:rsid w:val="00640943"/>
    <w:rsid w:val="00645F64"/>
    <w:rsid w:val="00655328"/>
    <w:rsid w:val="006603B9"/>
    <w:rsid w:val="006608B8"/>
    <w:rsid w:val="00664CD2"/>
    <w:rsid w:val="006664B2"/>
    <w:rsid w:val="00672EAD"/>
    <w:rsid w:val="0067685B"/>
    <w:rsid w:val="00680265"/>
    <w:rsid w:val="00680EB3"/>
    <w:rsid w:val="006A5D5F"/>
    <w:rsid w:val="006B1557"/>
    <w:rsid w:val="006B29E3"/>
    <w:rsid w:val="006D77D9"/>
    <w:rsid w:val="006D7F09"/>
    <w:rsid w:val="006E369D"/>
    <w:rsid w:val="006E4D68"/>
    <w:rsid w:val="006E7EC9"/>
    <w:rsid w:val="006F26F6"/>
    <w:rsid w:val="00703F71"/>
    <w:rsid w:val="0070410A"/>
    <w:rsid w:val="00704123"/>
    <w:rsid w:val="0070514F"/>
    <w:rsid w:val="0070615A"/>
    <w:rsid w:val="007061FE"/>
    <w:rsid w:val="00706229"/>
    <w:rsid w:val="00711CD4"/>
    <w:rsid w:val="007122B5"/>
    <w:rsid w:val="00714F3A"/>
    <w:rsid w:val="0071739C"/>
    <w:rsid w:val="00717AD9"/>
    <w:rsid w:val="00717C63"/>
    <w:rsid w:val="00717E7E"/>
    <w:rsid w:val="0072070B"/>
    <w:rsid w:val="007312DB"/>
    <w:rsid w:val="007337D2"/>
    <w:rsid w:val="00750C41"/>
    <w:rsid w:val="0075355B"/>
    <w:rsid w:val="007544EE"/>
    <w:rsid w:val="00757F6A"/>
    <w:rsid w:val="00760175"/>
    <w:rsid w:val="00760EE9"/>
    <w:rsid w:val="00761415"/>
    <w:rsid w:val="007617F6"/>
    <w:rsid w:val="00773E4C"/>
    <w:rsid w:val="007742E0"/>
    <w:rsid w:val="0077445C"/>
    <w:rsid w:val="00776153"/>
    <w:rsid w:val="00783578"/>
    <w:rsid w:val="007837F8"/>
    <w:rsid w:val="00786A8A"/>
    <w:rsid w:val="00790820"/>
    <w:rsid w:val="00790AC3"/>
    <w:rsid w:val="00791CEE"/>
    <w:rsid w:val="00793044"/>
    <w:rsid w:val="00796C73"/>
    <w:rsid w:val="007A0224"/>
    <w:rsid w:val="007A084B"/>
    <w:rsid w:val="007A1B14"/>
    <w:rsid w:val="007A3793"/>
    <w:rsid w:val="007A3C6E"/>
    <w:rsid w:val="007A5104"/>
    <w:rsid w:val="007A7F11"/>
    <w:rsid w:val="007B1337"/>
    <w:rsid w:val="007B1E68"/>
    <w:rsid w:val="007B4F64"/>
    <w:rsid w:val="007B736A"/>
    <w:rsid w:val="007C5F54"/>
    <w:rsid w:val="007D0EFC"/>
    <w:rsid w:val="007D2949"/>
    <w:rsid w:val="007D4608"/>
    <w:rsid w:val="007E436A"/>
    <w:rsid w:val="007E54E8"/>
    <w:rsid w:val="007E5847"/>
    <w:rsid w:val="007F1DAB"/>
    <w:rsid w:val="00811DF8"/>
    <w:rsid w:val="00820CC2"/>
    <w:rsid w:val="008215E8"/>
    <w:rsid w:val="00823644"/>
    <w:rsid w:val="008277B3"/>
    <w:rsid w:val="0082780D"/>
    <w:rsid w:val="00834E23"/>
    <w:rsid w:val="008360F4"/>
    <w:rsid w:val="00845B02"/>
    <w:rsid w:val="0085519B"/>
    <w:rsid w:val="00861D85"/>
    <w:rsid w:val="0086795C"/>
    <w:rsid w:val="00874616"/>
    <w:rsid w:val="00883DE9"/>
    <w:rsid w:val="00896A6C"/>
    <w:rsid w:val="008A23F7"/>
    <w:rsid w:val="008A6485"/>
    <w:rsid w:val="008A69AF"/>
    <w:rsid w:val="008A7A0E"/>
    <w:rsid w:val="008B60D7"/>
    <w:rsid w:val="008B73B5"/>
    <w:rsid w:val="008C4334"/>
    <w:rsid w:val="008C5E94"/>
    <w:rsid w:val="008D098C"/>
    <w:rsid w:val="008D41D4"/>
    <w:rsid w:val="008E00B9"/>
    <w:rsid w:val="008E190B"/>
    <w:rsid w:val="008E7AB7"/>
    <w:rsid w:val="008F6DBA"/>
    <w:rsid w:val="00912805"/>
    <w:rsid w:val="0091358C"/>
    <w:rsid w:val="009212C9"/>
    <w:rsid w:val="009213EB"/>
    <w:rsid w:val="00923CED"/>
    <w:rsid w:val="009243E8"/>
    <w:rsid w:val="009262BB"/>
    <w:rsid w:val="009270A1"/>
    <w:rsid w:val="00931DB5"/>
    <w:rsid w:val="009347EE"/>
    <w:rsid w:val="00941A3E"/>
    <w:rsid w:val="0094224C"/>
    <w:rsid w:val="00943AD1"/>
    <w:rsid w:val="00947A4C"/>
    <w:rsid w:val="00947ECB"/>
    <w:rsid w:val="00957139"/>
    <w:rsid w:val="00960C3B"/>
    <w:rsid w:val="009663EF"/>
    <w:rsid w:val="00975402"/>
    <w:rsid w:val="00977874"/>
    <w:rsid w:val="00977CE9"/>
    <w:rsid w:val="00987FA8"/>
    <w:rsid w:val="00987FE3"/>
    <w:rsid w:val="0099219A"/>
    <w:rsid w:val="00995FC7"/>
    <w:rsid w:val="0099622D"/>
    <w:rsid w:val="00996AF4"/>
    <w:rsid w:val="009A24D4"/>
    <w:rsid w:val="009B1F96"/>
    <w:rsid w:val="009B7A88"/>
    <w:rsid w:val="009B7E72"/>
    <w:rsid w:val="009C54E7"/>
    <w:rsid w:val="009D3F79"/>
    <w:rsid w:val="009F049F"/>
    <w:rsid w:val="009F78CC"/>
    <w:rsid w:val="00A01355"/>
    <w:rsid w:val="00A061EB"/>
    <w:rsid w:val="00A06C5B"/>
    <w:rsid w:val="00A1603E"/>
    <w:rsid w:val="00A179C4"/>
    <w:rsid w:val="00A22348"/>
    <w:rsid w:val="00A22607"/>
    <w:rsid w:val="00A30A3F"/>
    <w:rsid w:val="00A3212F"/>
    <w:rsid w:val="00A4663B"/>
    <w:rsid w:val="00A478F4"/>
    <w:rsid w:val="00A604E8"/>
    <w:rsid w:val="00A607B4"/>
    <w:rsid w:val="00A63F41"/>
    <w:rsid w:val="00A706BB"/>
    <w:rsid w:val="00A73261"/>
    <w:rsid w:val="00A75182"/>
    <w:rsid w:val="00A77D4B"/>
    <w:rsid w:val="00A843B0"/>
    <w:rsid w:val="00A85A0E"/>
    <w:rsid w:val="00A95CFE"/>
    <w:rsid w:val="00A9681A"/>
    <w:rsid w:val="00A97FA4"/>
    <w:rsid w:val="00AA1F2E"/>
    <w:rsid w:val="00AB1A97"/>
    <w:rsid w:val="00AC37B5"/>
    <w:rsid w:val="00AD460E"/>
    <w:rsid w:val="00AD4F8E"/>
    <w:rsid w:val="00AD5405"/>
    <w:rsid w:val="00AE05D8"/>
    <w:rsid w:val="00AE2F46"/>
    <w:rsid w:val="00AF09E9"/>
    <w:rsid w:val="00AF3A04"/>
    <w:rsid w:val="00B0301F"/>
    <w:rsid w:val="00B07D99"/>
    <w:rsid w:val="00B136C4"/>
    <w:rsid w:val="00B16522"/>
    <w:rsid w:val="00B23558"/>
    <w:rsid w:val="00B24C57"/>
    <w:rsid w:val="00B32E11"/>
    <w:rsid w:val="00B33F9D"/>
    <w:rsid w:val="00B3454E"/>
    <w:rsid w:val="00B3547F"/>
    <w:rsid w:val="00B42C6B"/>
    <w:rsid w:val="00B43AD7"/>
    <w:rsid w:val="00B4587A"/>
    <w:rsid w:val="00B50127"/>
    <w:rsid w:val="00B50847"/>
    <w:rsid w:val="00B50C75"/>
    <w:rsid w:val="00B52DCC"/>
    <w:rsid w:val="00B60F10"/>
    <w:rsid w:val="00B61FA4"/>
    <w:rsid w:val="00B64496"/>
    <w:rsid w:val="00B6599D"/>
    <w:rsid w:val="00B7019A"/>
    <w:rsid w:val="00B72C80"/>
    <w:rsid w:val="00B74DEF"/>
    <w:rsid w:val="00B75646"/>
    <w:rsid w:val="00B75681"/>
    <w:rsid w:val="00B773E8"/>
    <w:rsid w:val="00B77DFB"/>
    <w:rsid w:val="00B87C84"/>
    <w:rsid w:val="00B90A24"/>
    <w:rsid w:val="00B96534"/>
    <w:rsid w:val="00BA70D7"/>
    <w:rsid w:val="00BA7834"/>
    <w:rsid w:val="00BB2326"/>
    <w:rsid w:val="00BB7714"/>
    <w:rsid w:val="00BC22FE"/>
    <w:rsid w:val="00BC2C89"/>
    <w:rsid w:val="00BC578F"/>
    <w:rsid w:val="00BC5DA2"/>
    <w:rsid w:val="00BC631C"/>
    <w:rsid w:val="00BC6725"/>
    <w:rsid w:val="00BE2380"/>
    <w:rsid w:val="00BE6395"/>
    <w:rsid w:val="00BE6A62"/>
    <w:rsid w:val="00BE7838"/>
    <w:rsid w:val="00BF1C70"/>
    <w:rsid w:val="00C00190"/>
    <w:rsid w:val="00C00510"/>
    <w:rsid w:val="00C01B94"/>
    <w:rsid w:val="00C02BF1"/>
    <w:rsid w:val="00C07A92"/>
    <w:rsid w:val="00C16315"/>
    <w:rsid w:val="00C22E38"/>
    <w:rsid w:val="00C270F1"/>
    <w:rsid w:val="00C3183B"/>
    <w:rsid w:val="00C40427"/>
    <w:rsid w:val="00C41E2A"/>
    <w:rsid w:val="00C51C58"/>
    <w:rsid w:val="00C6021B"/>
    <w:rsid w:val="00C6071A"/>
    <w:rsid w:val="00C61B32"/>
    <w:rsid w:val="00C66DE6"/>
    <w:rsid w:val="00C76C2C"/>
    <w:rsid w:val="00C925B7"/>
    <w:rsid w:val="00C945E2"/>
    <w:rsid w:val="00C974EB"/>
    <w:rsid w:val="00CA4A55"/>
    <w:rsid w:val="00CA4E8F"/>
    <w:rsid w:val="00CA6F76"/>
    <w:rsid w:val="00CB09D2"/>
    <w:rsid w:val="00CB14EA"/>
    <w:rsid w:val="00CB237B"/>
    <w:rsid w:val="00CB2993"/>
    <w:rsid w:val="00CB2C01"/>
    <w:rsid w:val="00CB2C94"/>
    <w:rsid w:val="00CB4EEC"/>
    <w:rsid w:val="00CB51A4"/>
    <w:rsid w:val="00CB5A96"/>
    <w:rsid w:val="00CC0188"/>
    <w:rsid w:val="00CC29D1"/>
    <w:rsid w:val="00CC36A2"/>
    <w:rsid w:val="00CC37F6"/>
    <w:rsid w:val="00CC55C7"/>
    <w:rsid w:val="00CC7A6B"/>
    <w:rsid w:val="00CD05ED"/>
    <w:rsid w:val="00CD7BE1"/>
    <w:rsid w:val="00CE0ED2"/>
    <w:rsid w:val="00CE21C9"/>
    <w:rsid w:val="00CE711E"/>
    <w:rsid w:val="00CF0CBC"/>
    <w:rsid w:val="00CF6555"/>
    <w:rsid w:val="00CF7E45"/>
    <w:rsid w:val="00D02258"/>
    <w:rsid w:val="00D04062"/>
    <w:rsid w:val="00D121BA"/>
    <w:rsid w:val="00D14EDA"/>
    <w:rsid w:val="00D16B82"/>
    <w:rsid w:val="00D176B4"/>
    <w:rsid w:val="00D23971"/>
    <w:rsid w:val="00D25B26"/>
    <w:rsid w:val="00D276C3"/>
    <w:rsid w:val="00D33834"/>
    <w:rsid w:val="00D348B9"/>
    <w:rsid w:val="00D34F34"/>
    <w:rsid w:val="00D37E76"/>
    <w:rsid w:val="00D37EDE"/>
    <w:rsid w:val="00D4010F"/>
    <w:rsid w:val="00D43548"/>
    <w:rsid w:val="00D44B46"/>
    <w:rsid w:val="00D4718A"/>
    <w:rsid w:val="00D47AA3"/>
    <w:rsid w:val="00D53EDA"/>
    <w:rsid w:val="00D65A63"/>
    <w:rsid w:val="00D70C98"/>
    <w:rsid w:val="00D80E75"/>
    <w:rsid w:val="00D827D9"/>
    <w:rsid w:val="00D91724"/>
    <w:rsid w:val="00D91899"/>
    <w:rsid w:val="00D91D81"/>
    <w:rsid w:val="00D9222C"/>
    <w:rsid w:val="00DA4515"/>
    <w:rsid w:val="00DA49B6"/>
    <w:rsid w:val="00DA5D93"/>
    <w:rsid w:val="00DA6404"/>
    <w:rsid w:val="00DB0A3D"/>
    <w:rsid w:val="00DB183C"/>
    <w:rsid w:val="00DB53B8"/>
    <w:rsid w:val="00DB5FDC"/>
    <w:rsid w:val="00DC16B2"/>
    <w:rsid w:val="00DC51D7"/>
    <w:rsid w:val="00DC7D81"/>
    <w:rsid w:val="00DD1C36"/>
    <w:rsid w:val="00DD1CDB"/>
    <w:rsid w:val="00DD2906"/>
    <w:rsid w:val="00DD2B56"/>
    <w:rsid w:val="00DD4E9D"/>
    <w:rsid w:val="00DE0884"/>
    <w:rsid w:val="00DE55AA"/>
    <w:rsid w:val="00DF1005"/>
    <w:rsid w:val="00DF7ACF"/>
    <w:rsid w:val="00E147C0"/>
    <w:rsid w:val="00E21ECC"/>
    <w:rsid w:val="00E224F2"/>
    <w:rsid w:val="00E24385"/>
    <w:rsid w:val="00E31E96"/>
    <w:rsid w:val="00E36099"/>
    <w:rsid w:val="00E36F2C"/>
    <w:rsid w:val="00E42860"/>
    <w:rsid w:val="00E5079A"/>
    <w:rsid w:val="00E50918"/>
    <w:rsid w:val="00E50B35"/>
    <w:rsid w:val="00E5179C"/>
    <w:rsid w:val="00E6298A"/>
    <w:rsid w:val="00E66577"/>
    <w:rsid w:val="00E701F6"/>
    <w:rsid w:val="00E70613"/>
    <w:rsid w:val="00E71837"/>
    <w:rsid w:val="00E72F24"/>
    <w:rsid w:val="00E7796D"/>
    <w:rsid w:val="00E81D20"/>
    <w:rsid w:val="00E841BE"/>
    <w:rsid w:val="00E84A0B"/>
    <w:rsid w:val="00EA3E27"/>
    <w:rsid w:val="00EA5230"/>
    <w:rsid w:val="00EA5DD2"/>
    <w:rsid w:val="00EA6A41"/>
    <w:rsid w:val="00EB0661"/>
    <w:rsid w:val="00EB51AE"/>
    <w:rsid w:val="00EC0904"/>
    <w:rsid w:val="00EC30C4"/>
    <w:rsid w:val="00EC7B3C"/>
    <w:rsid w:val="00EE39FC"/>
    <w:rsid w:val="00EE3C95"/>
    <w:rsid w:val="00EE46CF"/>
    <w:rsid w:val="00EE61A3"/>
    <w:rsid w:val="00EF1F39"/>
    <w:rsid w:val="00EF41CF"/>
    <w:rsid w:val="00EF42D0"/>
    <w:rsid w:val="00EF6640"/>
    <w:rsid w:val="00F00B53"/>
    <w:rsid w:val="00F059E3"/>
    <w:rsid w:val="00F12215"/>
    <w:rsid w:val="00F1496F"/>
    <w:rsid w:val="00F17679"/>
    <w:rsid w:val="00F208C1"/>
    <w:rsid w:val="00F2487A"/>
    <w:rsid w:val="00F25430"/>
    <w:rsid w:val="00F257A5"/>
    <w:rsid w:val="00F308BA"/>
    <w:rsid w:val="00F31903"/>
    <w:rsid w:val="00F40A4E"/>
    <w:rsid w:val="00F41A37"/>
    <w:rsid w:val="00F4403D"/>
    <w:rsid w:val="00F4487F"/>
    <w:rsid w:val="00F50521"/>
    <w:rsid w:val="00F5668F"/>
    <w:rsid w:val="00F617D4"/>
    <w:rsid w:val="00F63F3F"/>
    <w:rsid w:val="00F662B2"/>
    <w:rsid w:val="00F7533E"/>
    <w:rsid w:val="00F7704C"/>
    <w:rsid w:val="00F82FC9"/>
    <w:rsid w:val="00F83FCF"/>
    <w:rsid w:val="00F845C4"/>
    <w:rsid w:val="00F97A3A"/>
    <w:rsid w:val="00FA597B"/>
    <w:rsid w:val="00FA77EB"/>
    <w:rsid w:val="00FB0B12"/>
    <w:rsid w:val="00FB2153"/>
    <w:rsid w:val="00FB6D62"/>
    <w:rsid w:val="00FD076F"/>
    <w:rsid w:val="00FD5DE2"/>
    <w:rsid w:val="00FE09FA"/>
    <w:rsid w:val="00FE1AFC"/>
    <w:rsid w:val="00FE3172"/>
    <w:rsid w:val="00FE6D45"/>
    <w:rsid w:val="00FE7BE1"/>
    <w:rsid w:val="00FF3FA9"/>
    <w:rsid w:val="00FF6C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8ABDF"/>
  <w15:chartTrackingRefBased/>
  <w15:docId w15:val="{39D55BDA-A105-4EFF-A766-033B688BF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10A"/>
    <w:rPr>
      <w:sz w:val="20"/>
    </w:rPr>
  </w:style>
  <w:style w:type="paragraph" w:styleId="Heading1">
    <w:name w:val="heading 1"/>
    <w:basedOn w:val="Normal"/>
    <w:next w:val="Normal"/>
    <w:link w:val="Heading1Char"/>
    <w:uiPriority w:val="9"/>
    <w:qFormat/>
    <w:rsid w:val="00DB53B8"/>
    <w:pPr>
      <w:keepNext/>
      <w:keepLines/>
      <w:spacing w:before="400" w:after="40" w:line="240" w:lineRule="auto"/>
      <w:outlineLvl w:val="0"/>
    </w:pPr>
    <w:rPr>
      <w:rFonts w:asciiTheme="majorHAnsi" w:eastAsiaTheme="majorEastAsia" w:hAnsiTheme="majorHAnsi" w:cstheme="majorBidi"/>
      <w:color w:val="002E43" w:themeColor="accent1" w:themeShade="80"/>
      <w:sz w:val="36"/>
      <w:szCs w:val="36"/>
    </w:rPr>
  </w:style>
  <w:style w:type="paragraph" w:styleId="Heading2">
    <w:name w:val="heading 2"/>
    <w:basedOn w:val="Normal"/>
    <w:next w:val="Normal"/>
    <w:link w:val="Heading2Char"/>
    <w:uiPriority w:val="9"/>
    <w:unhideWhenUsed/>
    <w:qFormat/>
    <w:rsid w:val="00DB53B8"/>
    <w:pPr>
      <w:keepNext/>
      <w:keepLines/>
      <w:spacing w:before="40" w:after="0" w:line="240" w:lineRule="auto"/>
      <w:outlineLvl w:val="1"/>
    </w:pPr>
    <w:rPr>
      <w:rFonts w:asciiTheme="majorHAnsi" w:eastAsiaTheme="majorEastAsia" w:hAnsiTheme="majorHAnsi" w:cstheme="majorBidi"/>
      <w:color w:val="004664" w:themeColor="accent1" w:themeShade="BF"/>
      <w:sz w:val="32"/>
      <w:szCs w:val="32"/>
    </w:rPr>
  </w:style>
  <w:style w:type="paragraph" w:styleId="Heading3">
    <w:name w:val="heading 3"/>
    <w:basedOn w:val="Normal"/>
    <w:next w:val="Normal"/>
    <w:link w:val="Heading3Char"/>
    <w:uiPriority w:val="9"/>
    <w:unhideWhenUsed/>
    <w:qFormat/>
    <w:rsid w:val="00F97A3A"/>
    <w:pPr>
      <w:keepNext/>
      <w:keepLines/>
      <w:spacing w:after="0" w:line="240" w:lineRule="auto"/>
      <w:outlineLvl w:val="2"/>
    </w:pPr>
    <w:rPr>
      <w:rFonts w:asciiTheme="majorHAnsi" w:eastAsiaTheme="majorEastAsia" w:hAnsiTheme="majorHAnsi" w:cstheme="majorBidi"/>
      <w:color w:val="004664" w:themeColor="accent1" w:themeShade="BF"/>
      <w:sz w:val="28"/>
      <w:szCs w:val="28"/>
    </w:rPr>
  </w:style>
  <w:style w:type="paragraph" w:styleId="Heading4">
    <w:name w:val="heading 4"/>
    <w:basedOn w:val="Normal"/>
    <w:next w:val="Normal"/>
    <w:link w:val="Heading4Char"/>
    <w:uiPriority w:val="9"/>
    <w:unhideWhenUsed/>
    <w:qFormat/>
    <w:rsid w:val="00DB53B8"/>
    <w:pPr>
      <w:keepNext/>
      <w:keepLines/>
      <w:spacing w:before="40" w:after="0"/>
      <w:outlineLvl w:val="3"/>
    </w:pPr>
    <w:rPr>
      <w:rFonts w:asciiTheme="majorHAnsi" w:eastAsiaTheme="majorEastAsia" w:hAnsiTheme="majorHAnsi" w:cstheme="majorBidi"/>
      <w:color w:val="004664" w:themeColor="accent1" w:themeShade="BF"/>
      <w:sz w:val="24"/>
      <w:szCs w:val="24"/>
    </w:rPr>
  </w:style>
  <w:style w:type="paragraph" w:styleId="Heading5">
    <w:name w:val="heading 5"/>
    <w:basedOn w:val="Normal"/>
    <w:next w:val="Normal"/>
    <w:link w:val="Heading5Char"/>
    <w:uiPriority w:val="9"/>
    <w:semiHidden/>
    <w:unhideWhenUsed/>
    <w:qFormat/>
    <w:rsid w:val="00DB53B8"/>
    <w:pPr>
      <w:keepNext/>
      <w:keepLines/>
      <w:spacing w:before="40" w:after="0"/>
      <w:outlineLvl w:val="4"/>
    </w:pPr>
    <w:rPr>
      <w:rFonts w:asciiTheme="majorHAnsi" w:eastAsiaTheme="majorEastAsia" w:hAnsiTheme="majorHAnsi" w:cstheme="majorBidi"/>
      <w:caps/>
      <w:color w:val="004664" w:themeColor="accent1" w:themeShade="BF"/>
    </w:rPr>
  </w:style>
  <w:style w:type="paragraph" w:styleId="Heading6">
    <w:name w:val="heading 6"/>
    <w:basedOn w:val="Normal"/>
    <w:next w:val="Normal"/>
    <w:link w:val="Heading6Char"/>
    <w:uiPriority w:val="9"/>
    <w:semiHidden/>
    <w:unhideWhenUsed/>
    <w:qFormat/>
    <w:rsid w:val="00DB53B8"/>
    <w:pPr>
      <w:keepNext/>
      <w:keepLines/>
      <w:spacing w:before="40" w:after="0"/>
      <w:outlineLvl w:val="5"/>
    </w:pPr>
    <w:rPr>
      <w:rFonts w:asciiTheme="majorHAnsi" w:eastAsiaTheme="majorEastAsia" w:hAnsiTheme="majorHAnsi" w:cstheme="majorBidi"/>
      <w:i/>
      <w:iCs/>
      <w:caps/>
      <w:color w:val="002E43" w:themeColor="accent1" w:themeShade="80"/>
    </w:rPr>
  </w:style>
  <w:style w:type="paragraph" w:styleId="Heading7">
    <w:name w:val="heading 7"/>
    <w:basedOn w:val="Normal"/>
    <w:next w:val="Normal"/>
    <w:link w:val="Heading7Char"/>
    <w:uiPriority w:val="9"/>
    <w:semiHidden/>
    <w:unhideWhenUsed/>
    <w:qFormat/>
    <w:rsid w:val="00DB53B8"/>
    <w:pPr>
      <w:keepNext/>
      <w:keepLines/>
      <w:spacing w:before="40" w:after="0"/>
      <w:outlineLvl w:val="6"/>
    </w:pPr>
    <w:rPr>
      <w:rFonts w:asciiTheme="majorHAnsi" w:eastAsiaTheme="majorEastAsia" w:hAnsiTheme="majorHAnsi" w:cstheme="majorBidi"/>
      <w:b/>
      <w:bCs/>
      <w:color w:val="002E43" w:themeColor="accent1" w:themeShade="80"/>
    </w:rPr>
  </w:style>
  <w:style w:type="paragraph" w:styleId="Heading8">
    <w:name w:val="heading 8"/>
    <w:basedOn w:val="Normal"/>
    <w:next w:val="Normal"/>
    <w:link w:val="Heading8Char"/>
    <w:uiPriority w:val="9"/>
    <w:semiHidden/>
    <w:unhideWhenUsed/>
    <w:qFormat/>
    <w:rsid w:val="00DB53B8"/>
    <w:pPr>
      <w:keepNext/>
      <w:keepLines/>
      <w:spacing w:before="40" w:after="0"/>
      <w:outlineLvl w:val="7"/>
    </w:pPr>
    <w:rPr>
      <w:rFonts w:asciiTheme="majorHAnsi" w:eastAsiaTheme="majorEastAsia" w:hAnsiTheme="majorHAnsi" w:cstheme="majorBidi"/>
      <w:b/>
      <w:bCs/>
      <w:i/>
      <w:iCs/>
      <w:color w:val="002E43" w:themeColor="accent1" w:themeShade="80"/>
    </w:rPr>
  </w:style>
  <w:style w:type="paragraph" w:styleId="Heading9">
    <w:name w:val="heading 9"/>
    <w:basedOn w:val="Normal"/>
    <w:next w:val="Normal"/>
    <w:link w:val="Heading9Char"/>
    <w:uiPriority w:val="9"/>
    <w:semiHidden/>
    <w:unhideWhenUsed/>
    <w:qFormat/>
    <w:rsid w:val="00DB53B8"/>
    <w:pPr>
      <w:keepNext/>
      <w:keepLines/>
      <w:spacing w:before="40" w:after="0"/>
      <w:outlineLvl w:val="8"/>
    </w:pPr>
    <w:rPr>
      <w:rFonts w:asciiTheme="majorHAnsi" w:eastAsiaTheme="majorEastAsia" w:hAnsiTheme="majorHAnsi" w:cstheme="majorBidi"/>
      <w:i/>
      <w:iCs/>
      <w:color w:val="002E43"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153"/>
  </w:style>
  <w:style w:type="paragraph" w:styleId="Footer">
    <w:name w:val="footer"/>
    <w:basedOn w:val="Normal"/>
    <w:link w:val="FooterChar"/>
    <w:uiPriority w:val="99"/>
    <w:unhideWhenUsed/>
    <w:rsid w:val="007761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6153"/>
  </w:style>
  <w:style w:type="table" w:styleId="TableGrid">
    <w:name w:val="Table Grid"/>
    <w:basedOn w:val="TableNormal"/>
    <w:uiPriority w:val="39"/>
    <w:rsid w:val="00776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5104"/>
    <w:pPr>
      <w:ind w:left="720"/>
      <w:contextualSpacing/>
    </w:pPr>
  </w:style>
  <w:style w:type="character" w:styleId="CommentReference">
    <w:name w:val="annotation reference"/>
    <w:basedOn w:val="DefaultParagraphFont"/>
    <w:uiPriority w:val="99"/>
    <w:semiHidden/>
    <w:unhideWhenUsed/>
    <w:rsid w:val="00FF3FA9"/>
    <w:rPr>
      <w:sz w:val="16"/>
      <w:szCs w:val="16"/>
    </w:rPr>
  </w:style>
  <w:style w:type="paragraph" w:styleId="CommentText">
    <w:name w:val="annotation text"/>
    <w:basedOn w:val="Normal"/>
    <w:link w:val="CommentTextChar"/>
    <w:uiPriority w:val="99"/>
    <w:unhideWhenUsed/>
    <w:rsid w:val="00FF3FA9"/>
    <w:pPr>
      <w:spacing w:line="240" w:lineRule="auto"/>
    </w:pPr>
    <w:rPr>
      <w:szCs w:val="20"/>
    </w:rPr>
  </w:style>
  <w:style w:type="character" w:customStyle="1" w:styleId="CommentTextChar">
    <w:name w:val="Comment Text Char"/>
    <w:basedOn w:val="DefaultParagraphFont"/>
    <w:link w:val="CommentText"/>
    <w:uiPriority w:val="99"/>
    <w:rsid w:val="00FF3FA9"/>
    <w:rPr>
      <w:sz w:val="20"/>
      <w:szCs w:val="20"/>
    </w:rPr>
  </w:style>
  <w:style w:type="paragraph" w:styleId="CommentSubject">
    <w:name w:val="annotation subject"/>
    <w:basedOn w:val="CommentText"/>
    <w:next w:val="CommentText"/>
    <w:link w:val="CommentSubjectChar"/>
    <w:uiPriority w:val="99"/>
    <w:semiHidden/>
    <w:unhideWhenUsed/>
    <w:rsid w:val="00FF3FA9"/>
    <w:rPr>
      <w:b/>
      <w:bCs/>
    </w:rPr>
  </w:style>
  <w:style w:type="character" w:customStyle="1" w:styleId="CommentSubjectChar">
    <w:name w:val="Comment Subject Char"/>
    <w:basedOn w:val="CommentTextChar"/>
    <w:link w:val="CommentSubject"/>
    <w:uiPriority w:val="99"/>
    <w:semiHidden/>
    <w:rsid w:val="00FF3FA9"/>
    <w:rPr>
      <w:b/>
      <w:bCs/>
      <w:sz w:val="20"/>
      <w:szCs w:val="20"/>
    </w:rPr>
  </w:style>
  <w:style w:type="paragraph" w:styleId="BalloonText">
    <w:name w:val="Balloon Text"/>
    <w:basedOn w:val="Normal"/>
    <w:link w:val="BalloonTextChar"/>
    <w:uiPriority w:val="99"/>
    <w:semiHidden/>
    <w:unhideWhenUsed/>
    <w:rsid w:val="00FF3F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3FA9"/>
    <w:rPr>
      <w:rFonts w:ascii="Segoe UI" w:hAnsi="Segoe UI" w:cs="Segoe UI"/>
      <w:sz w:val="18"/>
      <w:szCs w:val="18"/>
    </w:rPr>
  </w:style>
  <w:style w:type="character" w:styleId="Hyperlink">
    <w:name w:val="Hyperlink"/>
    <w:basedOn w:val="DefaultParagraphFont"/>
    <w:uiPriority w:val="99"/>
    <w:unhideWhenUsed/>
    <w:rsid w:val="00D70C98"/>
    <w:rPr>
      <w:color w:val="0000FF"/>
      <w:u w:val="single"/>
    </w:rPr>
  </w:style>
  <w:style w:type="table" w:styleId="GridTable1Light-Accent5">
    <w:name w:val="Grid Table 1 Light Accent 5"/>
    <w:basedOn w:val="TableNormal"/>
    <w:uiPriority w:val="46"/>
    <w:rsid w:val="00B6599D"/>
    <w:pPr>
      <w:spacing w:after="0" w:line="240" w:lineRule="auto"/>
    </w:pPr>
    <w:tblPr>
      <w:tblStyleRowBandSize w:val="1"/>
      <w:tblStyleColBandSize w:val="1"/>
      <w:tblBorders>
        <w:top w:val="single" w:sz="4" w:space="0" w:color="7BF3FF" w:themeColor="accent5" w:themeTint="66"/>
        <w:left w:val="single" w:sz="4" w:space="0" w:color="7BF3FF" w:themeColor="accent5" w:themeTint="66"/>
        <w:bottom w:val="single" w:sz="4" w:space="0" w:color="7BF3FF" w:themeColor="accent5" w:themeTint="66"/>
        <w:right w:val="single" w:sz="4" w:space="0" w:color="7BF3FF" w:themeColor="accent5" w:themeTint="66"/>
        <w:insideH w:val="single" w:sz="4" w:space="0" w:color="7BF3FF" w:themeColor="accent5" w:themeTint="66"/>
        <w:insideV w:val="single" w:sz="4" w:space="0" w:color="7BF3FF" w:themeColor="accent5" w:themeTint="66"/>
      </w:tblBorders>
    </w:tblPr>
    <w:tblStylePr w:type="firstRow">
      <w:rPr>
        <w:b/>
        <w:bCs/>
      </w:rPr>
      <w:tblPr/>
      <w:tcPr>
        <w:tcBorders>
          <w:bottom w:val="single" w:sz="12" w:space="0" w:color="3AEDFF" w:themeColor="accent5" w:themeTint="99"/>
        </w:tcBorders>
      </w:tcPr>
    </w:tblStylePr>
    <w:tblStylePr w:type="lastRow">
      <w:rPr>
        <w:b/>
        <w:bCs/>
      </w:rPr>
      <w:tblPr/>
      <w:tcPr>
        <w:tcBorders>
          <w:top w:val="double" w:sz="2" w:space="0" w:color="3AEDFF" w:themeColor="accent5" w:themeTint="99"/>
        </w:tcBorders>
      </w:tcPr>
    </w:tblStylePr>
    <w:tblStylePr w:type="firstCol">
      <w:rPr>
        <w:b/>
        <w:bCs/>
      </w:rPr>
    </w:tblStylePr>
    <w:tblStylePr w:type="lastCol">
      <w:rPr>
        <w:b/>
        <w:bCs/>
      </w:rPr>
    </w:tblStylePr>
  </w:style>
  <w:style w:type="paragraph" w:styleId="Revision">
    <w:name w:val="Revision"/>
    <w:hidden/>
    <w:uiPriority w:val="99"/>
    <w:semiHidden/>
    <w:rsid w:val="000C15BA"/>
    <w:pPr>
      <w:spacing w:after="0" w:line="240" w:lineRule="auto"/>
    </w:pPr>
  </w:style>
  <w:style w:type="character" w:customStyle="1" w:styleId="Heading1Char">
    <w:name w:val="Heading 1 Char"/>
    <w:basedOn w:val="DefaultParagraphFont"/>
    <w:link w:val="Heading1"/>
    <w:uiPriority w:val="9"/>
    <w:rsid w:val="00DB53B8"/>
    <w:rPr>
      <w:rFonts w:asciiTheme="majorHAnsi" w:eastAsiaTheme="majorEastAsia" w:hAnsiTheme="majorHAnsi" w:cstheme="majorBidi"/>
      <w:color w:val="002E43" w:themeColor="accent1" w:themeShade="80"/>
      <w:sz w:val="36"/>
      <w:szCs w:val="36"/>
    </w:rPr>
  </w:style>
  <w:style w:type="character" w:customStyle="1" w:styleId="Heading2Char">
    <w:name w:val="Heading 2 Char"/>
    <w:basedOn w:val="DefaultParagraphFont"/>
    <w:link w:val="Heading2"/>
    <w:uiPriority w:val="9"/>
    <w:rsid w:val="00DB53B8"/>
    <w:rPr>
      <w:rFonts w:asciiTheme="majorHAnsi" w:eastAsiaTheme="majorEastAsia" w:hAnsiTheme="majorHAnsi" w:cstheme="majorBidi"/>
      <w:color w:val="004664" w:themeColor="accent1" w:themeShade="BF"/>
      <w:sz w:val="32"/>
      <w:szCs w:val="32"/>
    </w:rPr>
  </w:style>
  <w:style w:type="character" w:customStyle="1" w:styleId="Heading3Char">
    <w:name w:val="Heading 3 Char"/>
    <w:basedOn w:val="DefaultParagraphFont"/>
    <w:link w:val="Heading3"/>
    <w:uiPriority w:val="9"/>
    <w:rsid w:val="00F97A3A"/>
    <w:rPr>
      <w:rFonts w:asciiTheme="majorHAnsi" w:eastAsiaTheme="majorEastAsia" w:hAnsiTheme="majorHAnsi" w:cstheme="majorBidi"/>
      <w:color w:val="004664" w:themeColor="accent1" w:themeShade="BF"/>
      <w:sz w:val="28"/>
      <w:szCs w:val="28"/>
    </w:rPr>
  </w:style>
  <w:style w:type="character" w:customStyle="1" w:styleId="Heading4Char">
    <w:name w:val="Heading 4 Char"/>
    <w:basedOn w:val="DefaultParagraphFont"/>
    <w:link w:val="Heading4"/>
    <w:uiPriority w:val="9"/>
    <w:rsid w:val="00DB53B8"/>
    <w:rPr>
      <w:rFonts w:asciiTheme="majorHAnsi" w:eastAsiaTheme="majorEastAsia" w:hAnsiTheme="majorHAnsi" w:cstheme="majorBidi"/>
      <w:color w:val="004664" w:themeColor="accent1" w:themeShade="BF"/>
      <w:sz w:val="24"/>
      <w:szCs w:val="24"/>
    </w:rPr>
  </w:style>
  <w:style w:type="character" w:customStyle="1" w:styleId="Heading5Char">
    <w:name w:val="Heading 5 Char"/>
    <w:basedOn w:val="DefaultParagraphFont"/>
    <w:link w:val="Heading5"/>
    <w:uiPriority w:val="9"/>
    <w:semiHidden/>
    <w:rsid w:val="00DB53B8"/>
    <w:rPr>
      <w:rFonts w:asciiTheme="majorHAnsi" w:eastAsiaTheme="majorEastAsia" w:hAnsiTheme="majorHAnsi" w:cstheme="majorBidi"/>
      <w:caps/>
      <w:color w:val="004664" w:themeColor="accent1" w:themeShade="BF"/>
    </w:rPr>
  </w:style>
  <w:style w:type="character" w:customStyle="1" w:styleId="Heading6Char">
    <w:name w:val="Heading 6 Char"/>
    <w:basedOn w:val="DefaultParagraphFont"/>
    <w:link w:val="Heading6"/>
    <w:uiPriority w:val="9"/>
    <w:semiHidden/>
    <w:rsid w:val="00DB53B8"/>
    <w:rPr>
      <w:rFonts w:asciiTheme="majorHAnsi" w:eastAsiaTheme="majorEastAsia" w:hAnsiTheme="majorHAnsi" w:cstheme="majorBidi"/>
      <w:i/>
      <w:iCs/>
      <w:caps/>
      <w:color w:val="002E43" w:themeColor="accent1" w:themeShade="80"/>
    </w:rPr>
  </w:style>
  <w:style w:type="character" w:customStyle="1" w:styleId="Heading7Char">
    <w:name w:val="Heading 7 Char"/>
    <w:basedOn w:val="DefaultParagraphFont"/>
    <w:link w:val="Heading7"/>
    <w:uiPriority w:val="9"/>
    <w:semiHidden/>
    <w:rsid w:val="00DB53B8"/>
    <w:rPr>
      <w:rFonts w:asciiTheme="majorHAnsi" w:eastAsiaTheme="majorEastAsia" w:hAnsiTheme="majorHAnsi" w:cstheme="majorBidi"/>
      <w:b/>
      <w:bCs/>
      <w:color w:val="002E43" w:themeColor="accent1" w:themeShade="80"/>
    </w:rPr>
  </w:style>
  <w:style w:type="character" w:customStyle="1" w:styleId="Heading8Char">
    <w:name w:val="Heading 8 Char"/>
    <w:basedOn w:val="DefaultParagraphFont"/>
    <w:link w:val="Heading8"/>
    <w:uiPriority w:val="9"/>
    <w:semiHidden/>
    <w:rsid w:val="00DB53B8"/>
    <w:rPr>
      <w:rFonts w:asciiTheme="majorHAnsi" w:eastAsiaTheme="majorEastAsia" w:hAnsiTheme="majorHAnsi" w:cstheme="majorBidi"/>
      <w:b/>
      <w:bCs/>
      <w:i/>
      <w:iCs/>
      <w:color w:val="002E43" w:themeColor="accent1" w:themeShade="80"/>
    </w:rPr>
  </w:style>
  <w:style w:type="character" w:customStyle="1" w:styleId="Heading9Char">
    <w:name w:val="Heading 9 Char"/>
    <w:basedOn w:val="DefaultParagraphFont"/>
    <w:link w:val="Heading9"/>
    <w:uiPriority w:val="9"/>
    <w:semiHidden/>
    <w:rsid w:val="00DB53B8"/>
    <w:rPr>
      <w:rFonts w:asciiTheme="majorHAnsi" w:eastAsiaTheme="majorEastAsia" w:hAnsiTheme="majorHAnsi" w:cstheme="majorBidi"/>
      <w:i/>
      <w:iCs/>
      <w:color w:val="002E43" w:themeColor="accent1" w:themeShade="80"/>
    </w:rPr>
  </w:style>
  <w:style w:type="paragraph" w:styleId="Caption">
    <w:name w:val="caption"/>
    <w:basedOn w:val="Normal"/>
    <w:next w:val="Normal"/>
    <w:uiPriority w:val="35"/>
    <w:semiHidden/>
    <w:unhideWhenUsed/>
    <w:qFormat/>
    <w:rsid w:val="00DB53B8"/>
    <w:pPr>
      <w:spacing w:line="240" w:lineRule="auto"/>
    </w:pPr>
    <w:rPr>
      <w:b/>
      <w:bCs/>
      <w:smallCaps/>
      <w:color w:val="44546A" w:themeColor="text2"/>
    </w:rPr>
  </w:style>
  <w:style w:type="paragraph" w:styleId="Title">
    <w:name w:val="Title"/>
    <w:basedOn w:val="Normal"/>
    <w:next w:val="Normal"/>
    <w:link w:val="TitleChar"/>
    <w:uiPriority w:val="10"/>
    <w:qFormat/>
    <w:rsid w:val="00DB53B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DB53B8"/>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DB53B8"/>
    <w:pPr>
      <w:numPr>
        <w:ilvl w:val="1"/>
      </w:numPr>
      <w:spacing w:after="240" w:line="240" w:lineRule="auto"/>
    </w:pPr>
    <w:rPr>
      <w:rFonts w:asciiTheme="majorHAnsi" w:eastAsiaTheme="majorEastAsia" w:hAnsiTheme="majorHAnsi" w:cstheme="majorBidi"/>
      <w:color w:val="005E86" w:themeColor="accent1"/>
      <w:sz w:val="28"/>
      <w:szCs w:val="28"/>
    </w:rPr>
  </w:style>
  <w:style w:type="character" w:customStyle="1" w:styleId="SubtitleChar">
    <w:name w:val="Subtitle Char"/>
    <w:basedOn w:val="DefaultParagraphFont"/>
    <w:link w:val="Subtitle"/>
    <w:uiPriority w:val="11"/>
    <w:rsid w:val="00DB53B8"/>
    <w:rPr>
      <w:rFonts w:asciiTheme="majorHAnsi" w:eastAsiaTheme="majorEastAsia" w:hAnsiTheme="majorHAnsi" w:cstheme="majorBidi"/>
      <w:color w:val="005E86" w:themeColor="accent1"/>
      <w:sz w:val="28"/>
      <w:szCs w:val="28"/>
    </w:rPr>
  </w:style>
  <w:style w:type="character" w:styleId="Strong">
    <w:name w:val="Strong"/>
    <w:basedOn w:val="DefaultParagraphFont"/>
    <w:uiPriority w:val="22"/>
    <w:qFormat/>
    <w:rsid w:val="00DB53B8"/>
    <w:rPr>
      <w:b/>
      <w:bCs/>
    </w:rPr>
  </w:style>
  <w:style w:type="character" w:styleId="Emphasis">
    <w:name w:val="Emphasis"/>
    <w:basedOn w:val="DefaultParagraphFont"/>
    <w:uiPriority w:val="20"/>
    <w:qFormat/>
    <w:rsid w:val="00DB53B8"/>
    <w:rPr>
      <w:i/>
      <w:iCs/>
    </w:rPr>
  </w:style>
  <w:style w:type="paragraph" w:styleId="NoSpacing">
    <w:name w:val="No Spacing"/>
    <w:qFormat/>
    <w:rsid w:val="00DB53B8"/>
    <w:pPr>
      <w:spacing w:after="0" w:line="240" w:lineRule="auto"/>
    </w:pPr>
  </w:style>
  <w:style w:type="paragraph" w:styleId="Quote">
    <w:name w:val="Quote"/>
    <w:basedOn w:val="Normal"/>
    <w:next w:val="Normal"/>
    <w:link w:val="QuoteChar"/>
    <w:uiPriority w:val="29"/>
    <w:qFormat/>
    <w:rsid w:val="00DB53B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DB53B8"/>
    <w:rPr>
      <w:color w:val="44546A" w:themeColor="text2"/>
      <w:sz w:val="24"/>
      <w:szCs w:val="24"/>
    </w:rPr>
  </w:style>
  <w:style w:type="paragraph" w:styleId="IntenseQuote">
    <w:name w:val="Intense Quote"/>
    <w:basedOn w:val="Normal"/>
    <w:next w:val="Normal"/>
    <w:link w:val="IntenseQuoteChar"/>
    <w:uiPriority w:val="30"/>
    <w:qFormat/>
    <w:rsid w:val="00DB53B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DB53B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DB53B8"/>
    <w:rPr>
      <w:i/>
      <w:iCs/>
      <w:color w:val="595959" w:themeColor="text1" w:themeTint="A6"/>
    </w:rPr>
  </w:style>
  <w:style w:type="character" w:styleId="IntenseEmphasis">
    <w:name w:val="Intense Emphasis"/>
    <w:basedOn w:val="DefaultParagraphFont"/>
    <w:uiPriority w:val="21"/>
    <w:qFormat/>
    <w:rsid w:val="00DB53B8"/>
    <w:rPr>
      <w:b/>
      <w:bCs/>
      <w:i/>
      <w:iCs/>
    </w:rPr>
  </w:style>
  <w:style w:type="character" w:styleId="SubtleReference">
    <w:name w:val="Subtle Reference"/>
    <w:basedOn w:val="DefaultParagraphFont"/>
    <w:uiPriority w:val="31"/>
    <w:qFormat/>
    <w:rsid w:val="00DB53B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B53B8"/>
    <w:rPr>
      <w:b/>
      <w:bCs/>
      <w:smallCaps/>
      <w:color w:val="44546A" w:themeColor="text2"/>
      <w:u w:val="single"/>
    </w:rPr>
  </w:style>
  <w:style w:type="character" w:styleId="BookTitle">
    <w:name w:val="Book Title"/>
    <w:basedOn w:val="DefaultParagraphFont"/>
    <w:uiPriority w:val="33"/>
    <w:qFormat/>
    <w:rsid w:val="00DB53B8"/>
    <w:rPr>
      <w:b/>
      <w:bCs/>
      <w:smallCaps/>
      <w:spacing w:val="10"/>
    </w:rPr>
  </w:style>
  <w:style w:type="paragraph" w:styleId="TOCHeading">
    <w:name w:val="TOC Heading"/>
    <w:basedOn w:val="Heading1"/>
    <w:next w:val="Normal"/>
    <w:uiPriority w:val="39"/>
    <w:semiHidden/>
    <w:unhideWhenUsed/>
    <w:qFormat/>
    <w:rsid w:val="00DB53B8"/>
    <w:pPr>
      <w:outlineLvl w:val="9"/>
    </w:pPr>
  </w:style>
  <w:style w:type="table" w:styleId="GridTable1Light">
    <w:name w:val="Grid Table 1 Light"/>
    <w:basedOn w:val="TableNormal"/>
    <w:uiPriority w:val="46"/>
    <w:rsid w:val="00DB53B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DB53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DB53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25341F"/>
    <w:rPr>
      <w:color w:val="605E5C"/>
      <w:shd w:val="clear" w:color="auto" w:fill="E1DFDD"/>
    </w:rPr>
  </w:style>
  <w:style w:type="character" w:styleId="FollowedHyperlink">
    <w:name w:val="FollowedHyperlink"/>
    <w:basedOn w:val="DefaultParagraphFont"/>
    <w:uiPriority w:val="99"/>
    <w:semiHidden/>
    <w:unhideWhenUsed/>
    <w:rsid w:val="00D80E75"/>
    <w:rPr>
      <w:color w:val="00A6B6" w:themeColor="followedHyperlink"/>
      <w:u w:val="single"/>
    </w:rPr>
  </w:style>
  <w:style w:type="paragraph" w:styleId="NormalWeb">
    <w:name w:val="Normal (Web)"/>
    <w:basedOn w:val="Normal"/>
    <w:uiPriority w:val="99"/>
    <w:semiHidden/>
    <w:unhideWhenUsed/>
    <w:rsid w:val="00427A91"/>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paragraph">
    <w:name w:val="paragraph"/>
    <w:basedOn w:val="Normal"/>
    <w:rsid w:val="00DF7ACF"/>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DF7ACF"/>
  </w:style>
  <w:style w:type="character" w:customStyle="1" w:styleId="eop">
    <w:name w:val="eop"/>
    <w:basedOn w:val="DefaultParagraphFont"/>
    <w:rsid w:val="00DF7ACF"/>
  </w:style>
  <w:style w:type="character" w:styleId="UnresolvedMention">
    <w:name w:val="Unresolved Mention"/>
    <w:basedOn w:val="DefaultParagraphFont"/>
    <w:uiPriority w:val="99"/>
    <w:semiHidden/>
    <w:unhideWhenUsed/>
    <w:rsid w:val="00CB14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94578">
      <w:bodyDiv w:val="1"/>
      <w:marLeft w:val="0"/>
      <w:marRight w:val="0"/>
      <w:marTop w:val="0"/>
      <w:marBottom w:val="0"/>
      <w:divBdr>
        <w:top w:val="none" w:sz="0" w:space="0" w:color="auto"/>
        <w:left w:val="none" w:sz="0" w:space="0" w:color="auto"/>
        <w:bottom w:val="none" w:sz="0" w:space="0" w:color="auto"/>
        <w:right w:val="none" w:sz="0" w:space="0" w:color="auto"/>
      </w:divBdr>
      <w:divsChild>
        <w:div w:id="1558469441">
          <w:marLeft w:val="0"/>
          <w:marRight w:val="0"/>
          <w:marTop w:val="0"/>
          <w:marBottom w:val="0"/>
          <w:divBdr>
            <w:top w:val="none" w:sz="0" w:space="0" w:color="auto"/>
            <w:left w:val="none" w:sz="0" w:space="0" w:color="auto"/>
            <w:bottom w:val="none" w:sz="0" w:space="0" w:color="auto"/>
            <w:right w:val="none" w:sz="0" w:space="0" w:color="auto"/>
          </w:divBdr>
          <w:divsChild>
            <w:div w:id="1305231440">
              <w:marLeft w:val="0"/>
              <w:marRight w:val="0"/>
              <w:marTop w:val="0"/>
              <w:marBottom w:val="0"/>
              <w:divBdr>
                <w:top w:val="none" w:sz="0" w:space="0" w:color="auto"/>
                <w:left w:val="none" w:sz="0" w:space="0" w:color="auto"/>
                <w:bottom w:val="none" w:sz="0" w:space="0" w:color="auto"/>
                <w:right w:val="none" w:sz="0" w:space="0" w:color="auto"/>
              </w:divBdr>
            </w:div>
            <w:div w:id="1249774684">
              <w:marLeft w:val="0"/>
              <w:marRight w:val="0"/>
              <w:marTop w:val="0"/>
              <w:marBottom w:val="0"/>
              <w:divBdr>
                <w:top w:val="none" w:sz="0" w:space="0" w:color="auto"/>
                <w:left w:val="none" w:sz="0" w:space="0" w:color="auto"/>
                <w:bottom w:val="none" w:sz="0" w:space="0" w:color="auto"/>
                <w:right w:val="none" w:sz="0" w:space="0" w:color="auto"/>
              </w:divBdr>
            </w:div>
            <w:div w:id="589244286">
              <w:marLeft w:val="0"/>
              <w:marRight w:val="0"/>
              <w:marTop w:val="0"/>
              <w:marBottom w:val="0"/>
              <w:divBdr>
                <w:top w:val="none" w:sz="0" w:space="0" w:color="auto"/>
                <w:left w:val="none" w:sz="0" w:space="0" w:color="auto"/>
                <w:bottom w:val="none" w:sz="0" w:space="0" w:color="auto"/>
                <w:right w:val="none" w:sz="0" w:space="0" w:color="auto"/>
              </w:divBdr>
            </w:div>
            <w:div w:id="313536672">
              <w:marLeft w:val="0"/>
              <w:marRight w:val="0"/>
              <w:marTop w:val="0"/>
              <w:marBottom w:val="0"/>
              <w:divBdr>
                <w:top w:val="none" w:sz="0" w:space="0" w:color="auto"/>
                <w:left w:val="none" w:sz="0" w:space="0" w:color="auto"/>
                <w:bottom w:val="none" w:sz="0" w:space="0" w:color="auto"/>
                <w:right w:val="none" w:sz="0" w:space="0" w:color="auto"/>
              </w:divBdr>
            </w:div>
            <w:div w:id="1999504281">
              <w:marLeft w:val="0"/>
              <w:marRight w:val="0"/>
              <w:marTop w:val="0"/>
              <w:marBottom w:val="0"/>
              <w:divBdr>
                <w:top w:val="none" w:sz="0" w:space="0" w:color="auto"/>
                <w:left w:val="none" w:sz="0" w:space="0" w:color="auto"/>
                <w:bottom w:val="none" w:sz="0" w:space="0" w:color="auto"/>
                <w:right w:val="none" w:sz="0" w:space="0" w:color="auto"/>
              </w:divBdr>
            </w:div>
            <w:div w:id="499925292">
              <w:marLeft w:val="0"/>
              <w:marRight w:val="0"/>
              <w:marTop w:val="0"/>
              <w:marBottom w:val="0"/>
              <w:divBdr>
                <w:top w:val="none" w:sz="0" w:space="0" w:color="auto"/>
                <w:left w:val="none" w:sz="0" w:space="0" w:color="auto"/>
                <w:bottom w:val="none" w:sz="0" w:space="0" w:color="auto"/>
                <w:right w:val="none" w:sz="0" w:space="0" w:color="auto"/>
              </w:divBdr>
            </w:div>
          </w:divsChild>
        </w:div>
        <w:div w:id="618803268">
          <w:marLeft w:val="0"/>
          <w:marRight w:val="0"/>
          <w:marTop w:val="0"/>
          <w:marBottom w:val="0"/>
          <w:divBdr>
            <w:top w:val="none" w:sz="0" w:space="0" w:color="auto"/>
            <w:left w:val="none" w:sz="0" w:space="0" w:color="auto"/>
            <w:bottom w:val="none" w:sz="0" w:space="0" w:color="auto"/>
            <w:right w:val="none" w:sz="0" w:space="0" w:color="auto"/>
          </w:divBdr>
          <w:divsChild>
            <w:div w:id="1900482915">
              <w:marLeft w:val="0"/>
              <w:marRight w:val="0"/>
              <w:marTop w:val="0"/>
              <w:marBottom w:val="0"/>
              <w:divBdr>
                <w:top w:val="none" w:sz="0" w:space="0" w:color="auto"/>
                <w:left w:val="none" w:sz="0" w:space="0" w:color="auto"/>
                <w:bottom w:val="none" w:sz="0" w:space="0" w:color="auto"/>
                <w:right w:val="none" w:sz="0" w:space="0" w:color="auto"/>
              </w:divBdr>
            </w:div>
            <w:div w:id="59325228">
              <w:marLeft w:val="0"/>
              <w:marRight w:val="0"/>
              <w:marTop w:val="0"/>
              <w:marBottom w:val="0"/>
              <w:divBdr>
                <w:top w:val="none" w:sz="0" w:space="0" w:color="auto"/>
                <w:left w:val="none" w:sz="0" w:space="0" w:color="auto"/>
                <w:bottom w:val="none" w:sz="0" w:space="0" w:color="auto"/>
                <w:right w:val="none" w:sz="0" w:space="0" w:color="auto"/>
              </w:divBdr>
            </w:div>
          </w:divsChild>
        </w:div>
        <w:div w:id="668755739">
          <w:marLeft w:val="0"/>
          <w:marRight w:val="0"/>
          <w:marTop w:val="0"/>
          <w:marBottom w:val="0"/>
          <w:divBdr>
            <w:top w:val="none" w:sz="0" w:space="0" w:color="auto"/>
            <w:left w:val="none" w:sz="0" w:space="0" w:color="auto"/>
            <w:bottom w:val="none" w:sz="0" w:space="0" w:color="auto"/>
            <w:right w:val="none" w:sz="0" w:space="0" w:color="auto"/>
          </w:divBdr>
          <w:divsChild>
            <w:div w:id="701634535">
              <w:marLeft w:val="0"/>
              <w:marRight w:val="0"/>
              <w:marTop w:val="0"/>
              <w:marBottom w:val="0"/>
              <w:divBdr>
                <w:top w:val="none" w:sz="0" w:space="0" w:color="auto"/>
                <w:left w:val="none" w:sz="0" w:space="0" w:color="auto"/>
                <w:bottom w:val="none" w:sz="0" w:space="0" w:color="auto"/>
                <w:right w:val="none" w:sz="0" w:space="0" w:color="auto"/>
              </w:divBdr>
            </w:div>
            <w:div w:id="166016757">
              <w:marLeft w:val="0"/>
              <w:marRight w:val="0"/>
              <w:marTop w:val="0"/>
              <w:marBottom w:val="0"/>
              <w:divBdr>
                <w:top w:val="none" w:sz="0" w:space="0" w:color="auto"/>
                <w:left w:val="none" w:sz="0" w:space="0" w:color="auto"/>
                <w:bottom w:val="none" w:sz="0" w:space="0" w:color="auto"/>
                <w:right w:val="none" w:sz="0" w:space="0" w:color="auto"/>
              </w:divBdr>
            </w:div>
            <w:div w:id="1846242959">
              <w:marLeft w:val="0"/>
              <w:marRight w:val="0"/>
              <w:marTop w:val="0"/>
              <w:marBottom w:val="0"/>
              <w:divBdr>
                <w:top w:val="none" w:sz="0" w:space="0" w:color="auto"/>
                <w:left w:val="none" w:sz="0" w:space="0" w:color="auto"/>
                <w:bottom w:val="none" w:sz="0" w:space="0" w:color="auto"/>
                <w:right w:val="none" w:sz="0" w:space="0" w:color="auto"/>
              </w:divBdr>
            </w:div>
            <w:div w:id="2132548341">
              <w:marLeft w:val="0"/>
              <w:marRight w:val="0"/>
              <w:marTop w:val="0"/>
              <w:marBottom w:val="0"/>
              <w:divBdr>
                <w:top w:val="none" w:sz="0" w:space="0" w:color="auto"/>
                <w:left w:val="none" w:sz="0" w:space="0" w:color="auto"/>
                <w:bottom w:val="none" w:sz="0" w:space="0" w:color="auto"/>
                <w:right w:val="none" w:sz="0" w:space="0" w:color="auto"/>
              </w:divBdr>
            </w:div>
            <w:div w:id="1053315526">
              <w:marLeft w:val="0"/>
              <w:marRight w:val="0"/>
              <w:marTop w:val="0"/>
              <w:marBottom w:val="0"/>
              <w:divBdr>
                <w:top w:val="none" w:sz="0" w:space="0" w:color="auto"/>
                <w:left w:val="none" w:sz="0" w:space="0" w:color="auto"/>
                <w:bottom w:val="none" w:sz="0" w:space="0" w:color="auto"/>
                <w:right w:val="none" w:sz="0" w:space="0" w:color="auto"/>
              </w:divBdr>
            </w:div>
          </w:divsChild>
        </w:div>
        <w:div w:id="2062246795">
          <w:marLeft w:val="0"/>
          <w:marRight w:val="0"/>
          <w:marTop w:val="0"/>
          <w:marBottom w:val="0"/>
          <w:divBdr>
            <w:top w:val="none" w:sz="0" w:space="0" w:color="auto"/>
            <w:left w:val="none" w:sz="0" w:space="0" w:color="auto"/>
            <w:bottom w:val="none" w:sz="0" w:space="0" w:color="auto"/>
            <w:right w:val="none" w:sz="0" w:space="0" w:color="auto"/>
          </w:divBdr>
          <w:divsChild>
            <w:div w:id="798836004">
              <w:marLeft w:val="0"/>
              <w:marRight w:val="0"/>
              <w:marTop w:val="0"/>
              <w:marBottom w:val="0"/>
              <w:divBdr>
                <w:top w:val="none" w:sz="0" w:space="0" w:color="auto"/>
                <w:left w:val="none" w:sz="0" w:space="0" w:color="auto"/>
                <w:bottom w:val="none" w:sz="0" w:space="0" w:color="auto"/>
                <w:right w:val="none" w:sz="0" w:space="0" w:color="auto"/>
              </w:divBdr>
            </w:div>
            <w:div w:id="277221379">
              <w:marLeft w:val="0"/>
              <w:marRight w:val="0"/>
              <w:marTop w:val="0"/>
              <w:marBottom w:val="0"/>
              <w:divBdr>
                <w:top w:val="none" w:sz="0" w:space="0" w:color="auto"/>
                <w:left w:val="none" w:sz="0" w:space="0" w:color="auto"/>
                <w:bottom w:val="none" w:sz="0" w:space="0" w:color="auto"/>
                <w:right w:val="none" w:sz="0" w:space="0" w:color="auto"/>
              </w:divBdr>
            </w:div>
            <w:div w:id="1038621469">
              <w:marLeft w:val="0"/>
              <w:marRight w:val="0"/>
              <w:marTop w:val="0"/>
              <w:marBottom w:val="0"/>
              <w:divBdr>
                <w:top w:val="none" w:sz="0" w:space="0" w:color="auto"/>
                <w:left w:val="none" w:sz="0" w:space="0" w:color="auto"/>
                <w:bottom w:val="none" w:sz="0" w:space="0" w:color="auto"/>
                <w:right w:val="none" w:sz="0" w:space="0" w:color="auto"/>
              </w:divBdr>
            </w:div>
            <w:div w:id="1233733640">
              <w:marLeft w:val="0"/>
              <w:marRight w:val="0"/>
              <w:marTop w:val="0"/>
              <w:marBottom w:val="0"/>
              <w:divBdr>
                <w:top w:val="none" w:sz="0" w:space="0" w:color="auto"/>
                <w:left w:val="none" w:sz="0" w:space="0" w:color="auto"/>
                <w:bottom w:val="none" w:sz="0" w:space="0" w:color="auto"/>
                <w:right w:val="none" w:sz="0" w:space="0" w:color="auto"/>
              </w:divBdr>
            </w:div>
            <w:div w:id="1893999184">
              <w:marLeft w:val="0"/>
              <w:marRight w:val="0"/>
              <w:marTop w:val="0"/>
              <w:marBottom w:val="0"/>
              <w:divBdr>
                <w:top w:val="none" w:sz="0" w:space="0" w:color="auto"/>
                <w:left w:val="none" w:sz="0" w:space="0" w:color="auto"/>
                <w:bottom w:val="none" w:sz="0" w:space="0" w:color="auto"/>
                <w:right w:val="none" w:sz="0" w:space="0" w:color="auto"/>
              </w:divBdr>
            </w:div>
          </w:divsChild>
        </w:div>
        <w:div w:id="1224608593">
          <w:marLeft w:val="0"/>
          <w:marRight w:val="0"/>
          <w:marTop w:val="0"/>
          <w:marBottom w:val="0"/>
          <w:divBdr>
            <w:top w:val="none" w:sz="0" w:space="0" w:color="auto"/>
            <w:left w:val="none" w:sz="0" w:space="0" w:color="auto"/>
            <w:bottom w:val="none" w:sz="0" w:space="0" w:color="auto"/>
            <w:right w:val="none" w:sz="0" w:space="0" w:color="auto"/>
          </w:divBdr>
          <w:divsChild>
            <w:div w:id="1642885812">
              <w:marLeft w:val="0"/>
              <w:marRight w:val="0"/>
              <w:marTop w:val="0"/>
              <w:marBottom w:val="0"/>
              <w:divBdr>
                <w:top w:val="none" w:sz="0" w:space="0" w:color="auto"/>
                <w:left w:val="none" w:sz="0" w:space="0" w:color="auto"/>
                <w:bottom w:val="none" w:sz="0" w:space="0" w:color="auto"/>
                <w:right w:val="none" w:sz="0" w:space="0" w:color="auto"/>
              </w:divBdr>
            </w:div>
            <w:div w:id="263806174">
              <w:marLeft w:val="0"/>
              <w:marRight w:val="0"/>
              <w:marTop w:val="0"/>
              <w:marBottom w:val="0"/>
              <w:divBdr>
                <w:top w:val="none" w:sz="0" w:space="0" w:color="auto"/>
                <w:left w:val="none" w:sz="0" w:space="0" w:color="auto"/>
                <w:bottom w:val="none" w:sz="0" w:space="0" w:color="auto"/>
                <w:right w:val="none" w:sz="0" w:space="0" w:color="auto"/>
              </w:divBdr>
            </w:div>
            <w:div w:id="1648128477">
              <w:marLeft w:val="0"/>
              <w:marRight w:val="0"/>
              <w:marTop w:val="0"/>
              <w:marBottom w:val="0"/>
              <w:divBdr>
                <w:top w:val="none" w:sz="0" w:space="0" w:color="auto"/>
                <w:left w:val="none" w:sz="0" w:space="0" w:color="auto"/>
                <w:bottom w:val="none" w:sz="0" w:space="0" w:color="auto"/>
                <w:right w:val="none" w:sz="0" w:space="0" w:color="auto"/>
              </w:divBdr>
            </w:div>
            <w:div w:id="1428233144">
              <w:marLeft w:val="0"/>
              <w:marRight w:val="0"/>
              <w:marTop w:val="0"/>
              <w:marBottom w:val="0"/>
              <w:divBdr>
                <w:top w:val="none" w:sz="0" w:space="0" w:color="auto"/>
                <w:left w:val="none" w:sz="0" w:space="0" w:color="auto"/>
                <w:bottom w:val="none" w:sz="0" w:space="0" w:color="auto"/>
                <w:right w:val="none" w:sz="0" w:space="0" w:color="auto"/>
              </w:divBdr>
            </w:div>
            <w:div w:id="1991713528">
              <w:marLeft w:val="0"/>
              <w:marRight w:val="0"/>
              <w:marTop w:val="0"/>
              <w:marBottom w:val="0"/>
              <w:divBdr>
                <w:top w:val="none" w:sz="0" w:space="0" w:color="auto"/>
                <w:left w:val="none" w:sz="0" w:space="0" w:color="auto"/>
                <w:bottom w:val="none" w:sz="0" w:space="0" w:color="auto"/>
                <w:right w:val="none" w:sz="0" w:space="0" w:color="auto"/>
              </w:divBdr>
            </w:div>
            <w:div w:id="199705216">
              <w:marLeft w:val="0"/>
              <w:marRight w:val="0"/>
              <w:marTop w:val="0"/>
              <w:marBottom w:val="0"/>
              <w:divBdr>
                <w:top w:val="none" w:sz="0" w:space="0" w:color="auto"/>
                <w:left w:val="none" w:sz="0" w:space="0" w:color="auto"/>
                <w:bottom w:val="none" w:sz="0" w:space="0" w:color="auto"/>
                <w:right w:val="none" w:sz="0" w:space="0" w:color="auto"/>
              </w:divBdr>
            </w:div>
          </w:divsChild>
        </w:div>
        <w:div w:id="781610540">
          <w:marLeft w:val="0"/>
          <w:marRight w:val="0"/>
          <w:marTop w:val="0"/>
          <w:marBottom w:val="0"/>
          <w:divBdr>
            <w:top w:val="none" w:sz="0" w:space="0" w:color="auto"/>
            <w:left w:val="none" w:sz="0" w:space="0" w:color="auto"/>
            <w:bottom w:val="none" w:sz="0" w:space="0" w:color="auto"/>
            <w:right w:val="none" w:sz="0" w:space="0" w:color="auto"/>
          </w:divBdr>
          <w:divsChild>
            <w:div w:id="569536878">
              <w:marLeft w:val="0"/>
              <w:marRight w:val="0"/>
              <w:marTop w:val="0"/>
              <w:marBottom w:val="0"/>
              <w:divBdr>
                <w:top w:val="none" w:sz="0" w:space="0" w:color="auto"/>
                <w:left w:val="none" w:sz="0" w:space="0" w:color="auto"/>
                <w:bottom w:val="none" w:sz="0" w:space="0" w:color="auto"/>
                <w:right w:val="none" w:sz="0" w:space="0" w:color="auto"/>
              </w:divBdr>
            </w:div>
            <w:div w:id="1062408523">
              <w:marLeft w:val="0"/>
              <w:marRight w:val="0"/>
              <w:marTop w:val="0"/>
              <w:marBottom w:val="0"/>
              <w:divBdr>
                <w:top w:val="none" w:sz="0" w:space="0" w:color="auto"/>
                <w:left w:val="none" w:sz="0" w:space="0" w:color="auto"/>
                <w:bottom w:val="none" w:sz="0" w:space="0" w:color="auto"/>
                <w:right w:val="none" w:sz="0" w:space="0" w:color="auto"/>
              </w:divBdr>
            </w:div>
            <w:div w:id="8532379">
              <w:marLeft w:val="0"/>
              <w:marRight w:val="0"/>
              <w:marTop w:val="0"/>
              <w:marBottom w:val="0"/>
              <w:divBdr>
                <w:top w:val="none" w:sz="0" w:space="0" w:color="auto"/>
                <w:left w:val="none" w:sz="0" w:space="0" w:color="auto"/>
                <w:bottom w:val="none" w:sz="0" w:space="0" w:color="auto"/>
                <w:right w:val="none" w:sz="0" w:space="0" w:color="auto"/>
              </w:divBdr>
            </w:div>
            <w:div w:id="305280877">
              <w:marLeft w:val="0"/>
              <w:marRight w:val="0"/>
              <w:marTop w:val="0"/>
              <w:marBottom w:val="0"/>
              <w:divBdr>
                <w:top w:val="none" w:sz="0" w:space="0" w:color="auto"/>
                <w:left w:val="none" w:sz="0" w:space="0" w:color="auto"/>
                <w:bottom w:val="none" w:sz="0" w:space="0" w:color="auto"/>
                <w:right w:val="none" w:sz="0" w:space="0" w:color="auto"/>
              </w:divBdr>
            </w:div>
            <w:div w:id="1672248908">
              <w:marLeft w:val="0"/>
              <w:marRight w:val="0"/>
              <w:marTop w:val="0"/>
              <w:marBottom w:val="0"/>
              <w:divBdr>
                <w:top w:val="none" w:sz="0" w:space="0" w:color="auto"/>
                <w:left w:val="none" w:sz="0" w:space="0" w:color="auto"/>
                <w:bottom w:val="none" w:sz="0" w:space="0" w:color="auto"/>
                <w:right w:val="none" w:sz="0" w:space="0" w:color="auto"/>
              </w:divBdr>
            </w:div>
            <w:div w:id="1205755975">
              <w:marLeft w:val="0"/>
              <w:marRight w:val="0"/>
              <w:marTop w:val="0"/>
              <w:marBottom w:val="0"/>
              <w:divBdr>
                <w:top w:val="none" w:sz="0" w:space="0" w:color="auto"/>
                <w:left w:val="none" w:sz="0" w:space="0" w:color="auto"/>
                <w:bottom w:val="none" w:sz="0" w:space="0" w:color="auto"/>
                <w:right w:val="none" w:sz="0" w:space="0" w:color="auto"/>
              </w:divBdr>
            </w:div>
          </w:divsChild>
        </w:div>
        <w:div w:id="1640918589">
          <w:marLeft w:val="0"/>
          <w:marRight w:val="0"/>
          <w:marTop w:val="0"/>
          <w:marBottom w:val="0"/>
          <w:divBdr>
            <w:top w:val="none" w:sz="0" w:space="0" w:color="auto"/>
            <w:left w:val="none" w:sz="0" w:space="0" w:color="auto"/>
            <w:bottom w:val="none" w:sz="0" w:space="0" w:color="auto"/>
            <w:right w:val="none" w:sz="0" w:space="0" w:color="auto"/>
          </w:divBdr>
          <w:divsChild>
            <w:div w:id="1118795106">
              <w:marLeft w:val="0"/>
              <w:marRight w:val="0"/>
              <w:marTop w:val="0"/>
              <w:marBottom w:val="0"/>
              <w:divBdr>
                <w:top w:val="none" w:sz="0" w:space="0" w:color="auto"/>
                <w:left w:val="none" w:sz="0" w:space="0" w:color="auto"/>
                <w:bottom w:val="none" w:sz="0" w:space="0" w:color="auto"/>
                <w:right w:val="none" w:sz="0" w:space="0" w:color="auto"/>
              </w:divBdr>
            </w:div>
            <w:div w:id="1339653381">
              <w:marLeft w:val="0"/>
              <w:marRight w:val="0"/>
              <w:marTop w:val="0"/>
              <w:marBottom w:val="0"/>
              <w:divBdr>
                <w:top w:val="none" w:sz="0" w:space="0" w:color="auto"/>
                <w:left w:val="none" w:sz="0" w:space="0" w:color="auto"/>
                <w:bottom w:val="none" w:sz="0" w:space="0" w:color="auto"/>
                <w:right w:val="none" w:sz="0" w:space="0" w:color="auto"/>
              </w:divBdr>
            </w:div>
            <w:div w:id="1539967808">
              <w:marLeft w:val="0"/>
              <w:marRight w:val="0"/>
              <w:marTop w:val="0"/>
              <w:marBottom w:val="0"/>
              <w:divBdr>
                <w:top w:val="none" w:sz="0" w:space="0" w:color="auto"/>
                <w:left w:val="none" w:sz="0" w:space="0" w:color="auto"/>
                <w:bottom w:val="none" w:sz="0" w:space="0" w:color="auto"/>
                <w:right w:val="none" w:sz="0" w:space="0" w:color="auto"/>
              </w:divBdr>
            </w:div>
            <w:div w:id="500004483">
              <w:marLeft w:val="0"/>
              <w:marRight w:val="0"/>
              <w:marTop w:val="0"/>
              <w:marBottom w:val="0"/>
              <w:divBdr>
                <w:top w:val="none" w:sz="0" w:space="0" w:color="auto"/>
                <w:left w:val="none" w:sz="0" w:space="0" w:color="auto"/>
                <w:bottom w:val="none" w:sz="0" w:space="0" w:color="auto"/>
                <w:right w:val="none" w:sz="0" w:space="0" w:color="auto"/>
              </w:divBdr>
            </w:div>
            <w:div w:id="599607166">
              <w:marLeft w:val="0"/>
              <w:marRight w:val="0"/>
              <w:marTop w:val="0"/>
              <w:marBottom w:val="0"/>
              <w:divBdr>
                <w:top w:val="none" w:sz="0" w:space="0" w:color="auto"/>
                <w:left w:val="none" w:sz="0" w:space="0" w:color="auto"/>
                <w:bottom w:val="none" w:sz="0" w:space="0" w:color="auto"/>
                <w:right w:val="none" w:sz="0" w:space="0" w:color="auto"/>
              </w:divBdr>
            </w:div>
            <w:div w:id="934703678">
              <w:marLeft w:val="0"/>
              <w:marRight w:val="0"/>
              <w:marTop w:val="0"/>
              <w:marBottom w:val="0"/>
              <w:divBdr>
                <w:top w:val="none" w:sz="0" w:space="0" w:color="auto"/>
                <w:left w:val="none" w:sz="0" w:space="0" w:color="auto"/>
                <w:bottom w:val="none" w:sz="0" w:space="0" w:color="auto"/>
                <w:right w:val="none" w:sz="0" w:space="0" w:color="auto"/>
              </w:divBdr>
            </w:div>
          </w:divsChild>
        </w:div>
        <w:div w:id="912618928">
          <w:marLeft w:val="0"/>
          <w:marRight w:val="0"/>
          <w:marTop w:val="0"/>
          <w:marBottom w:val="0"/>
          <w:divBdr>
            <w:top w:val="none" w:sz="0" w:space="0" w:color="auto"/>
            <w:left w:val="none" w:sz="0" w:space="0" w:color="auto"/>
            <w:bottom w:val="none" w:sz="0" w:space="0" w:color="auto"/>
            <w:right w:val="none" w:sz="0" w:space="0" w:color="auto"/>
          </w:divBdr>
          <w:divsChild>
            <w:div w:id="1392996812">
              <w:marLeft w:val="0"/>
              <w:marRight w:val="0"/>
              <w:marTop w:val="0"/>
              <w:marBottom w:val="0"/>
              <w:divBdr>
                <w:top w:val="none" w:sz="0" w:space="0" w:color="auto"/>
                <w:left w:val="none" w:sz="0" w:space="0" w:color="auto"/>
                <w:bottom w:val="none" w:sz="0" w:space="0" w:color="auto"/>
                <w:right w:val="none" w:sz="0" w:space="0" w:color="auto"/>
              </w:divBdr>
            </w:div>
            <w:div w:id="1060907634">
              <w:marLeft w:val="0"/>
              <w:marRight w:val="0"/>
              <w:marTop w:val="0"/>
              <w:marBottom w:val="0"/>
              <w:divBdr>
                <w:top w:val="none" w:sz="0" w:space="0" w:color="auto"/>
                <w:left w:val="none" w:sz="0" w:space="0" w:color="auto"/>
                <w:bottom w:val="none" w:sz="0" w:space="0" w:color="auto"/>
                <w:right w:val="none" w:sz="0" w:space="0" w:color="auto"/>
              </w:divBdr>
            </w:div>
            <w:div w:id="1646273821">
              <w:marLeft w:val="0"/>
              <w:marRight w:val="0"/>
              <w:marTop w:val="0"/>
              <w:marBottom w:val="0"/>
              <w:divBdr>
                <w:top w:val="none" w:sz="0" w:space="0" w:color="auto"/>
                <w:left w:val="none" w:sz="0" w:space="0" w:color="auto"/>
                <w:bottom w:val="none" w:sz="0" w:space="0" w:color="auto"/>
                <w:right w:val="none" w:sz="0" w:space="0" w:color="auto"/>
              </w:divBdr>
            </w:div>
            <w:div w:id="1325163663">
              <w:marLeft w:val="0"/>
              <w:marRight w:val="0"/>
              <w:marTop w:val="0"/>
              <w:marBottom w:val="0"/>
              <w:divBdr>
                <w:top w:val="none" w:sz="0" w:space="0" w:color="auto"/>
                <w:left w:val="none" w:sz="0" w:space="0" w:color="auto"/>
                <w:bottom w:val="none" w:sz="0" w:space="0" w:color="auto"/>
                <w:right w:val="none" w:sz="0" w:space="0" w:color="auto"/>
              </w:divBdr>
            </w:div>
            <w:div w:id="1936131240">
              <w:marLeft w:val="0"/>
              <w:marRight w:val="0"/>
              <w:marTop w:val="0"/>
              <w:marBottom w:val="0"/>
              <w:divBdr>
                <w:top w:val="none" w:sz="0" w:space="0" w:color="auto"/>
                <w:left w:val="none" w:sz="0" w:space="0" w:color="auto"/>
                <w:bottom w:val="none" w:sz="0" w:space="0" w:color="auto"/>
                <w:right w:val="none" w:sz="0" w:space="0" w:color="auto"/>
              </w:divBdr>
            </w:div>
          </w:divsChild>
        </w:div>
        <w:div w:id="421419697">
          <w:marLeft w:val="0"/>
          <w:marRight w:val="0"/>
          <w:marTop w:val="0"/>
          <w:marBottom w:val="0"/>
          <w:divBdr>
            <w:top w:val="none" w:sz="0" w:space="0" w:color="auto"/>
            <w:left w:val="none" w:sz="0" w:space="0" w:color="auto"/>
            <w:bottom w:val="none" w:sz="0" w:space="0" w:color="auto"/>
            <w:right w:val="none" w:sz="0" w:space="0" w:color="auto"/>
          </w:divBdr>
          <w:divsChild>
            <w:div w:id="9020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3420">
      <w:bodyDiv w:val="1"/>
      <w:marLeft w:val="0"/>
      <w:marRight w:val="0"/>
      <w:marTop w:val="0"/>
      <w:marBottom w:val="0"/>
      <w:divBdr>
        <w:top w:val="none" w:sz="0" w:space="0" w:color="auto"/>
        <w:left w:val="none" w:sz="0" w:space="0" w:color="auto"/>
        <w:bottom w:val="none" w:sz="0" w:space="0" w:color="auto"/>
        <w:right w:val="none" w:sz="0" w:space="0" w:color="auto"/>
      </w:divBdr>
    </w:div>
    <w:div w:id="420495319">
      <w:bodyDiv w:val="1"/>
      <w:marLeft w:val="0"/>
      <w:marRight w:val="0"/>
      <w:marTop w:val="0"/>
      <w:marBottom w:val="0"/>
      <w:divBdr>
        <w:top w:val="none" w:sz="0" w:space="0" w:color="auto"/>
        <w:left w:val="none" w:sz="0" w:space="0" w:color="auto"/>
        <w:bottom w:val="none" w:sz="0" w:space="0" w:color="auto"/>
        <w:right w:val="none" w:sz="0" w:space="0" w:color="auto"/>
      </w:divBdr>
    </w:div>
    <w:div w:id="491917533">
      <w:bodyDiv w:val="1"/>
      <w:marLeft w:val="0"/>
      <w:marRight w:val="0"/>
      <w:marTop w:val="0"/>
      <w:marBottom w:val="0"/>
      <w:divBdr>
        <w:top w:val="none" w:sz="0" w:space="0" w:color="auto"/>
        <w:left w:val="none" w:sz="0" w:space="0" w:color="auto"/>
        <w:bottom w:val="none" w:sz="0" w:space="0" w:color="auto"/>
        <w:right w:val="none" w:sz="0" w:space="0" w:color="auto"/>
      </w:divBdr>
    </w:div>
    <w:div w:id="559370165">
      <w:bodyDiv w:val="1"/>
      <w:marLeft w:val="0"/>
      <w:marRight w:val="0"/>
      <w:marTop w:val="0"/>
      <w:marBottom w:val="0"/>
      <w:divBdr>
        <w:top w:val="none" w:sz="0" w:space="0" w:color="auto"/>
        <w:left w:val="none" w:sz="0" w:space="0" w:color="auto"/>
        <w:bottom w:val="none" w:sz="0" w:space="0" w:color="auto"/>
        <w:right w:val="none" w:sz="0" w:space="0" w:color="auto"/>
      </w:divBdr>
    </w:div>
    <w:div w:id="713117906">
      <w:bodyDiv w:val="1"/>
      <w:marLeft w:val="0"/>
      <w:marRight w:val="0"/>
      <w:marTop w:val="0"/>
      <w:marBottom w:val="0"/>
      <w:divBdr>
        <w:top w:val="none" w:sz="0" w:space="0" w:color="auto"/>
        <w:left w:val="none" w:sz="0" w:space="0" w:color="auto"/>
        <w:bottom w:val="none" w:sz="0" w:space="0" w:color="auto"/>
        <w:right w:val="none" w:sz="0" w:space="0" w:color="auto"/>
      </w:divBdr>
      <w:divsChild>
        <w:div w:id="1396584293">
          <w:marLeft w:val="0"/>
          <w:marRight w:val="0"/>
          <w:marTop w:val="0"/>
          <w:marBottom w:val="0"/>
          <w:divBdr>
            <w:top w:val="none" w:sz="0" w:space="0" w:color="auto"/>
            <w:left w:val="none" w:sz="0" w:space="0" w:color="auto"/>
            <w:bottom w:val="none" w:sz="0" w:space="0" w:color="auto"/>
            <w:right w:val="none" w:sz="0" w:space="0" w:color="auto"/>
          </w:divBdr>
        </w:div>
        <w:div w:id="1553232636">
          <w:marLeft w:val="0"/>
          <w:marRight w:val="0"/>
          <w:marTop w:val="0"/>
          <w:marBottom w:val="0"/>
          <w:divBdr>
            <w:top w:val="none" w:sz="0" w:space="0" w:color="auto"/>
            <w:left w:val="none" w:sz="0" w:space="0" w:color="auto"/>
            <w:bottom w:val="none" w:sz="0" w:space="0" w:color="auto"/>
            <w:right w:val="none" w:sz="0" w:space="0" w:color="auto"/>
          </w:divBdr>
        </w:div>
      </w:divsChild>
    </w:div>
    <w:div w:id="1098064668">
      <w:bodyDiv w:val="1"/>
      <w:marLeft w:val="0"/>
      <w:marRight w:val="0"/>
      <w:marTop w:val="0"/>
      <w:marBottom w:val="0"/>
      <w:divBdr>
        <w:top w:val="none" w:sz="0" w:space="0" w:color="auto"/>
        <w:left w:val="none" w:sz="0" w:space="0" w:color="auto"/>
        <w:bottom w:val="none" w:sz="0" w:space="0" w:color="auto"/>
        <w:right w:val="none" w:sz="0" w:space="0" w:color="auto"/>
      </w:divBdr>
    </w:div>
    <w:div w:id="1158768815">
      <w:bodyDiv w:val="1"/>
      <w:marLeft w:val="0"/>
      <w:marRight w:val="0"/>
      <w:marTop w:val="0"/>
      <w:marBottom w:val="0"/>
      <w:divBdr>
        <w:top w:val="none" w:sz="0" w:space="0" w:color="auto"/>
        <w:left w:val="none" w:sz="0" w:space="0" w:color="auto"/>
        <w:bottom w:val="none" w:sz="0" w:space="0" w:color="auto"/>
        <w:right w:val="none" w:sz="0" w:space="0" w:color="auto"/>
      </w:divBdr>
    </w:div>
    <w:div w:id="1460882209">
      <w:bodyDiv w:val="1"/>
      <w:marLeft w:val="0"/>
      <w:marRight w:val="0"/>
      <w:marTop w:val="0"/>
      <w:marBottom w:val="0"/>
      <w:divBdr>
        <w:top w:val="none" w:sz="0" w:space="0" w:color="auto"/>
        <w:left w:val="none" w:sz="0" w:space="0" w:color="auto"/>
        <w:bottom w:val="none" w:sz="0" w:space="0" w:color="auto"/>
        <w:right w:val="none" w:sz="0" w:space="0" w:color="auto"/>
      </w:divBdr>
    </w:div>
    <w:div w:id="1540821420">
      <w:bodyDiv w:val="1"/>
      <w:marLeft w:val="0"/>
      <w:marRight w:val="0"/>
      <w:marTop w:val="0"/>
      <w:marBottom w:val="0"/>
      <w:divBdr>
        <w:top w:val="none" w:sz="0" w:space="0" w:color="auto"/>
        <w:left w:val="none" w:sz="0" w:space="0" w:color="auto"/>
        <w:bottom w:val="none" w:sz="0" w:space="0" w:color="auto"/>
        <w:right w:val="none" w:sz="0" w:space="0" w:color="auto"/>
      </w:divBdr>
    </w:div>
    <w:div w:id="1803502813">
      <w:bodyDiv w:val="1"/>
      <w:marLeft w:val="0"/>
      <w:marRight w:val="0"/>
      <w:marTop w:val="0"/>
      <w:marBottom w:val="0"/>
      <w:divBdr>
        <w:top w:val="none" w:sz="0" w:space="0" w:color="auto"/>
        <w:left w:val="none" w:sz="0" w:space="0" w:color="auto"/>
        <w:bottom w:val="none" w:sz="0" w:space="0" w:color="auto"/>
        <w:right w:val="none" w:sz="0" w:space="0" w:color="auto"/>
      </w:divBdr>
    </w:div>
    <w:div w:id="189118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olicies.scu.edu.au/document/view-current.php?id=141"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cu.edu.au/media/scu-dep/current-students/learning-zone/documents/Build-your-skills-using-GenAI.doc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SCU Theme">
  <a:themeElements>
    <a:clrScheme name="SCU">
      <a:dk1>
        <a:sysClr val="windowText" lastClr="000000"/>
      </a:dk1>
      <a:lt1>
        <a:sysClr val="window" lastClr="FFFFFF"/>
      </a:lt1>
      <a:dk2>
        <a:srgbClr val="44546A"/>
      </a:dk2>
      <a:lt2>
        <a:srgbClr val="D8D8D8"/>
      </a:lt2>
      <a:accent1>
        <a:srgbClr val="005E86"/>
      </a:accent1>
      <a:accent2>
        <a:srgbClr val="F28B00"/>
      </a:accent2>
      <a:accent3>
        <a:srgbClr val="CDC7BE"/>
      </a:accent3>
      <a:accent4>
        <a:srgbClr val="FFCE00"/>
      </a:accent4>
      <a:accent5>
        <a:srgbClr val="00A6B6"/>
      </a:accent5>
      <a:accent6>
        <a:srgbClr val="C3D600"/>
      </a:accent6>
      <a:hlink>
        <a:srgbClr val="005E86"/>
      </a:hlink>
      <a:folHlink>
        <a:srgbClr val="00A6B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 Theme" id="{E1FADB32-759B-4631-97DB-C128DBC5642A}" vid="{36EA8ADB-8678-40AB-9A56-081DC65952D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EF7C384DA1D4A45B6AE690D29401D8C" ma:contentTypeVersion="15" ma:contentTypeDescription="Create a new document." ma:contentTypeScope="" ma:versionID="05d7c5d2bb430b9a573d9898b04e1649">
  <xsd:schema xmlns:xsd="http://www.w3.org/2001/XMLSchema" xmlns:xs="http://www.w3.org/2001/XMLSchema" xmlns:p="http://schemas.microsoft.com/office/2006/metadata/properties" xmlns:ns3="46a2430f-9ab9-4612-89ab-e74f08578de3" targetNamespace="http://schemas.microsoft.com/office/2006/metadata/properties" ma:root="true" ma:fieldsID="75b22f4895f71256d1c6e6ba62ffca57" ns3:_="">
    <xsd:import namespace="46a2430f-9ab9-4612-89ab-e74f08578de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2430f-9ab9-4612-89ab-e74f08578d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6a2430f-9ab9-4612-89ab-e74f08578de3" xsi:nil="true"/>
  </documentManagement>
</p:properties>
</file>

<file path=customXml/itemProps1.xml><?xml version="1.0" encoding="utf-8"?>
<ds:datastoreItem xmlns:ds="http://schemas.openxmlformats.org/officeDocument/2006/customXml" ds:itemID="{37E9365D-508C-4812-BC32-CEADF723937A}">
  <ds:schemaRefs>
    <ds:schemaRef ds:uri="http://schemas.microsoft.com/sharepoint/v3/contenttype/forms"/>
  </ds:schemaRefs>
</ds:datastoreItem>
</file>

<file path=customXml/itemProps2.xml><?xml version="1.0" encoding="utf-8"?>
<ds:datastoreItem xmlns:ds="http://schemas.openxmlformats.org/officeDocument/2006/customXml" ds:itemID="{5C054A44-9D8A-4A80-AEB0-0B3B3576ED6C}">
  <ds:schemaRefs>
    <ds:schemaRef ds:uri="http://schemas.openxmlformats.org/officeDocument/2006/bibliography"/>
  </ds:schemaRefs>
</ds:datastoreItem>
</file>

<file path=customXml/itemProps3.xml><?xml version="1.0" encoding="utf-8"?>
<ds:datastoreItem xmlns:ds="http://schemas.openxmlformats.org/officeDocument/2006/customXml" ds:itemID="{AD389259-FE4C-4299-9773-E3AA455116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a2430f-9ab9-4612-89ab-e74f08578d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B1862D-42AA-4FC2-B176-AFCDADDBB781}">
  <ds:schemaRefs>
    <ds:schemaRef ds:uri="http://schemas.microsoft.com/office/2006/metadata/properties"/>
    <ds:schemaRef ds:uri="http://schemas.microsoft.com/office/infopath/2007/PartnerControls"/>
    <ds:schemaRef ds:uri="46a2430f-9ab9-4612-89ab-e74f08578de3"/>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Pages>
  <Words>2834</Words>
  <Characters>15903</Characters>
  <Application>Microsoft Office Word</Application>
  <DocSecurity>0</DocSecurity>
  <Lines>369</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Khara</dc:creator>
  <cp:keywords/>
  <dc:description/>
  <cp:lastModifiedBy>Kushal Khanal</cp:lastModifiedBy>
  <cp:revision>3</cp:revision>
  <dcterms:created xsi:type="dcterms:W3CDTF">2026-04-05T12:04:00Z</dcterms:created>
  <dcterms:modified xsi:type="dcterms:W3CDTF">2026-04-05T13:29:00Z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0x0101009EF7C384DA1D4A45B6AE690D29401D8C</vt:lpwstr>
  </property>
</Properties>
</file>